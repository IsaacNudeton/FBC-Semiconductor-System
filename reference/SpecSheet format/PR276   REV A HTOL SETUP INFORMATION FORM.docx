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6998C" w14:textId="77777777" w:rsidR="00B50409" w:rsidRDefault="00B50409" w:rsidP="00B50409">
      <w:pPr>
        <w:pStyle w:val="Header"/>
        <w:widowControl w:val="0"/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clear" w:pos="4320"/>
          <w:tab w:val="clear" w:pos="8640"/>
        </w:tabs>
        <w:spacing w:before="600"/>
        <w:jc w:val="center"/>
      </w:pPr>
    </w:p>
    <w:p w14:paraId="689D64C0" w14:textId="6E71D161" w:rsidR="00B50409" w:rsidRDefault="000306F5" w:rsidP="00B50409">
      <w:pPr>
        <w:pStyle w:val="Header"/>
        <w:widowControl w:val="0"/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clear" w:pos="4320"/>
          <w:tab w:val="clear" w:pos="8640"/>
        </w:tabs>
        <w:spacing w:before="600"/>
        <w:jc w:val="center"/>
      </w:pPr>
      <w:ins w:id="0" w:author="Jui Ko" w:date="2023-04-20T15:38:00Z">
        <w:r>
          <w:rPr>
            <w:noProof/>
            <w:sz w:val="22"/>
            <w:szCs w:val="22"/>
          </w:rPr>
          <w:drawing>
            <wp:anchor distT="0" distB="0" distL="114300" distR="114300" simplePos="0" relativeHeight="251659264" behindDoc="0" locked="0" layoutInCell="1" allowOverlap="1" wp14:anchorId="1F7A662F" wp14:editId="63F9E9E9">
              <wp:simplePos x="0" y="0"/>
              <wp:positionH relativeFrom="column">
                <wp:posOffset>2381250</wp:posOffset>
              </wp:positionH>
              <wp:positionV relativeFrom="paragraph">
                <wp:posOffset>93980</wp:posOffset>
              </wp:positionV>
              <wp:extent cx="2266950" cy="715645"/>
              <wp:effectExtent l="0" t="0" r="0" b="0"/>
              <wp:wrapSquare wrapText="bothSides"/>
              <wp:docPr id="1985404612" name="Picture 1" descr="A picture containing text, sign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85404612" name="Picture 1" descr="A picture containing text, sign&#10;&#10;Description automatically generated"/>
                      <pic:cNvPicPr/>
                    </pic:nvPicPr>
                    <pic:blipFill>
                      <a:blip r:embed="rId10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66950" cy="7156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ins>
    </w:p>
    <w:p w14:paraId="792F123B" w14:textId="77777777" w:rsidR="00B50409" w:rsidRDefault="00B50409" w:rsidP="00B50409">
      <w:pPr>
        <w:pStyle w:val="Header"/>
        <w:widowControl w:val="0"/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clear" w:pos="4320"/>
          <w:tab w:val="clear" w:pos="8640"/>
        </w:tabs>
        <w:jc w:val="center"/>
        <w:rPr>
          <w:rFonts w:cs="Arial"/>
          <w:b/>
          <w:bCs/>
          <w:i/>
          <w:iCs/>
          <w:sz w:val="40"/>
        </w:rPr>
      </w:pPr>
    </w:p>
    <w:p w14:paraId="1DDB64A3" w14:textId="77777777" w:rsidR="00B50409" w:rsidRPr="005945A1" w:rsidRDefault="00B50409" w:rsidP="00B50409">
      <w:pPr>
        <w:pStyle w:val="Header"/>
        <w:widowControl w:val="0"/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clear" w:pos="4320"/>
          <w:tab w:val="clear" w:pos="8640"/>
        </w:tabs>
        <w:spacing w:before="600"/>
        <w:jc w:val="center"/>
        <w:rPr>
          <w:rFonts w:cs="Arial"/>
          <w:bCs/>
          <w:i/>
          <w:iCs/>
          <w:sz w:val="40"/>
        </w:rPr>
      </w:pPr>
      <w:r>
        <w:rPr>
          <w:rFonts w:cs="Arial" w:hint="eastAsia"/>
          <w:bCs/>
          <w:i/>
          <w:iCs/>
          <w:sz w:val="40"/>
          <w:lang w:eastAsia="zh-CN"/>
        </w:rPr>
        <w:t>HTOL Setup Information</w:t>
      </w:r>
      <w:r>
        <w:rPr>
          <w:rFonts w:cs="Arial"/>
          <w:bCs/>
          <w:i/>
          <w:iCs/>
          <w:sz w:val="40"/>
        </w:rPr>
        <w:t xml:space="preserve"> </w:t>
      </w:r>
    </w:p>
    <w:p w14:paraId="04B076CB" w14:textId="77777777" w:rsidR="00B50409" w:rsidRPr="00B50409" w:rsidRDefault="00B50409" w:rsidP="00B50409">
      <w:pPr>
        <w:pStyle w:val="Header"/>
        <w:widowControl w:val="0"/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clear" w:pos="4320"/>
          <w:tab w:val="clear" w:pos="8640"/>
        </w:tabs>
        <w:spacing w:before="600"/>
        <w:jc w:val="center"/>
        <w:rPr>
          <w:rFonts w:cs="Arial"/>
          <w:b/>
          <w:bCs/>
          <w:i/>
          <w:iCs/>
          <w:sz w:val="40"/>
          <w:lang w:val="pt-BR"/>
        </w:rPr>
      </w:pPr>
      <w:r w:rsidRPr="00B50409">
        <w:rPr>
          <w:rFonts w:cs="Arial"/>
          <w:b/>
          <w:bCs/>
          <w:i/>
          <w:iCs/>
          <w:sz w:val="40"/>
          <w:lang w:val="pt-BR"/>
        </w:rPr>
        <w:t>For</w:t>
      </w:r>
    </w:p>
    <w:p w14:paraId="00C9F85B" w14:textId="57A3C1AC" w:rsidR="009C786A" w:rsidRPr="007946B7" w:rsidRDefault="00D9256C" w:rsidP="1D101FCC">
      <w:pPr>
        <w:widowControl w:val="0"/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1" w:color="auto"/>
        </w:pBdr>
        <w:jc w:val="center"/>
        <w:rPr>
          <w:rFonts w:eastAsia="SimSun" w:cs="Arial"/>
          <w:b/>
          <w:bCs/>
          <w:color w:val="4472C4"/>
          <w:sz w:val="44"/>
          <w:szCs w:val="44"/>
          <w:lang w:eastAsia="en-US"/>
        </w:rPr>
      </w:pPr>
      <w:r>
        <w:rPr>
          <w:rFonts w:eastAsia="SimSun" w:cs="Arial"/>
          <w:b/>
          <w:bCs/>
          <w:color w:val="4472C4" w:themeColor="accent5"/>
          <w:sz w:val="44"/>
          <w:szCs w:val="44"/>
          <w:lang w:eastAsia="en-US"/>
        </w:rPr>
        <w:t>Customer Name</w:t>
      </w:r>
    </w:p>
    <w:p w14:paraId="5F496DC9" w14:textId="77777777" w:rsidR="009C786A" w:rsidRPr="002D7627" w:rsidRDefault="009C786A" w:rsidP="009C786A">
      <w:pPr>
        <w:widowControl w:val="0"/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1" w:color="auto"/>
        </w:pBdr>
        <w:jc w:val="center"/>
        <w:rPr>
          <w:rFonts w:cs="Arial"/>
          <w:b/>
          <w:bCs/>
        </w:rPr>
      </w:pPr>
    </w:p>
    <w:p w14:paraId="1F0590BD" w14:textId="42055081" w:rsidR="003F0FA9" w:rsidRPr="00D9256C" w:rsidRDefault="00A25FB8" w:rsidP="1D101FCC">
      <w:pPr>
        <w:widowControl w:val="0"/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1" w:color="auto"/>
        </w:pBdr>
        <w:jc w:val="center"/>
        <w:rPr>
          <w:rFonts w:cs="Arial"/>
          <w:b/>
          <w:bCs/>
          <w:color w:val="4472C4" w:themeColor="accent5"/>
          <w:sz w:val="28"/>
          <w:szCs w:val="28"/>
        </w:rPr>
      </w:pPr>
      <w:r w:rsidRPr="00D9256C">
        <w:rPr>
          <w:rFonts w:cs="Arial"/>
          <w:b/>
          <w:bCs/>
          <w:sz w:val="28"/>
          <w:szCs w:val="28"/>
        </w:rPr>
        <w:t xml:space="preserve">DEVICE #: </w:t>
      </w:r>
      <w:r w:rsidR="00D9256C">
        <w:rPr>
          <w:rFonts w:cs="Arial"/>
          <w:b/>
          <w:bCs/>
          <w:color w:val="4472C4" w:themeColor="accent5"/>
          <w:sz w:val="28"/>
          <w:szCs w:val="28"/>
        </w:rPr>
        <w:t>XXXXX</w:t>
      </w:r>
    </w:p>
    <w:p w14:paraId="338E6400" w14:textId="77777777" w:rsidR="00A25FB8" w:rsidRPr="00D9256C" w:rsidRDefault="00A25FB8" w:rsidP="00A25FB8">
      <w:pPr>
        <w:widowControl w:val="0"/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1" w:color="auto"/>
        </w:pBdr>
        <w:jc w:val="center"/>
        <w:rPr>
          <w:rFonts w:cs="Arial"/>
          <w:b/>
          <w:bCs/>
        </w:rPr>
      </w:pPr>
    </w:p>
    <w:p w14:paraId="789F1675" w14:textId="1F760F1B" w:rsidR="00A25FB8" w:rsidRPr="00D9256C" w:rsidRDefault="00A25FB8" w:rsidP="00A12897">
      <w:pPr>
        <w:widowControl w:val="0"/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1" w:color="auto"/>
        </w:pBdr>
        <w:jc w:val="center"/>
        <w:rPr>
          <w:rFonts w:cs="Arial"/>
          <w:b/>
          <w:bCs/>
        </w:rPr>
      </w:pPr>
      <w:r w:rsidRPr="00D9256C">
        <w:rPr>
          <w:rFonts w:cs="Arial"/>
          <w:b/>
          <w:bCs/>
        </w:rPr>
        <w:t xml:space="preserve">DEVICE </w:t>
      </w:r>
      <w:r w:rsidR="00DB0034" w:rsidRPr="00D9256C">
        <w:rPr>
          <w:rFonts w:cs="Arial"/>
          <w:b/>
          <w:bCs/>
        </w:rPr>
        <w:t>REV:</w:t>
      </w:r>
      <w:r w:rsidRPr="00D9256C">
        <w:rPr>
          <w:rFonts w:cs="Arial"/>
          <w:b/>
          <w:bCs/>
        </w:rPr>
        <w:t xml:space="preserve"> </w:t>
      </w:r>
      <w:r w:rsidR="00D9256C">
        <w:rPr>
          <w:rFonts w:cs="Arial"/>
          <w:b/>
          <w:bCs/>
          <w:color w:val="4472C4"/>
        </w:rPr>
        <w:t>X</w:t>
      </w:r>
    </w:p>
    <w:p w14:paraId="0A2D8B21" w14:textId="3CFE35A0" w:rsidR="00A25FB8" w:rsidRPr="00AF0F82" w:rsidRDefault="00A25FB8" w:rsidP="1D101FCC">
      <w:pPr>
        <w:widowControl w:val="0"/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1" w:color="auto"/>
        </w:pBdr>
        <w:jc w:val="center"/>
        <w:rPr>
          <w:rFonts w:cs="Arial"/>
          <w:b/>
          <w:bCs/>
        </w:rPr>
      </w:pPr>
      <w:r w:rsidRPr="1D101FCC">
        <w:rPr>
          <w:rFonts w:cs="Arial"/>
          <w:b/>
          <w:bCs/>
        </w:rPr>
        <w:t>PACKAGE:</w:t>
      </w:r>
      <w:r w:rsidRPr="1D101FCC">
        <w:rPr>
          <w:rFonts w:eastAsia="SimSun" w:cs="Arial"/>
          <w:b/>
          <w:bCs/>
          <w:color w:val="4472C4" w:themeColor="accent5"/>
          <w:lang w:eastAsia="en-US"/>
        </w:rPr>
        <w:t xml:space="preserve"> </w:t>
      </w:r>
      <w:r w:rsidR="00D9256C">
        <w:rPr>
          <w:rFonts w:eastAsia="SimSun" w:cs="Arial"/>
          <w:b/>
          <w:bCs/>
          <w:color w:val="4472C4" w:themeColor="accent5"/>
          <w:lang w:eastAsia="en-US"/>
        </w:rPr>
        <w:t>XXXXX</w:t>
      </w:r>
    </w:p>
    <w:p w14:paraId="103F37F3" w14:textId="6B79BD58" w:rsidR="00A71B9C" w:rsidRPr="00A55198" w:rsidRDefault="00A71B9C" w:rsidP="1D101FCC">
      <w:pPr>
        <w:widowControl w:val="0"/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1" w:color="auto"/>
        </w:pBdr>
        <w:jc w:val="center"/>
        <w:rPr>
          <w:rFonts w:eastAsia="SimSun" w:cs="Arial"/>
          <w:b/>
          <w:bCs/>
          <w:color w:val="0070C0"/>
          <w:lang w:eastAsia="en-US"/>
        </w:rPr>
      </w:pPr>
      <w:r w:rsidRPr="1D101FCC">
        <w:rPr>
          <w:rFonts w:eastAsia="SimSun" w:cs="Arial"/>
          <w:b/>
          <w:bCs/>
          <w:lang w:eastAsia="en-US"/>
        </w:rPr>
        <w:t>HTOL Equipment:</w:t>
      </w:r>
      <w:r w:rsidRPr="1D101FCC">
        <w:rPr>
          <w:rFonts w:eastAsia="SimSun" w:cs="Arial"/>
          <w:b/>
          <w:bCs/>
          <w:color w:val="0000FF"/>
          <w:lang w:eastAsia="en-US"/>
        </w:rPr>
        <w:t xml:space="preserve"> </w:t>
      </w:r>
      <w:r w:rsidR="00D9256C">
        <w:rPr>
          <w:rFonts w:eastAsia="SimSun" w:cs="Arial"/>
          <w:b/>
          <w:bCs/>
          <w:color w:val="0070C0"/>
          <w:lang w:eastAsia="en-US"/>
        </w:rPr>
        <w:t>XXXX</w:t>
      </w:r>
    </w:p>
    <w:p w14:paraId="64521947" w14:textId="77777777" w:rsidR="005E7CCE" w:rsidRPr="00A55198" w:rsidRDefault="005E7CCE" w:rsidP="005E7CCE">
      <w:pPr>
        <w:widowControl w:val="0"/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1" w:color="auto"/>
        </w:pBdr>
        <w:jc w:val="center"/>
        <w:rPr>
          <w:rFonts w:cs="Arial"/>
          <w:b/>
          <w:bCs/>
          <w:color w:val="0000FF"/>
        </w:rPr>
      </w:pPr>
    </w:p>
    <w:p w14:paraId="3CA094E1" w14:textId="77777777" w:rsidR="009C786A" w:rsidRPr="00A55198" w:rsidRDefault="005E7CCE" w:rsidP="00A25FB8">
      <w:pPr>
        <w:widowControl w:val="0"/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1" w:color="auto"/>
        </w:pBdr>
        <w:jc w:val="center"/>
        <w:rPr>
          <w:rFonts w:cs="Arial"/>
          <w:b/>
          <w:bCs/>
          <w:i/>
          <w:iCs/>
          <w:sz w:val="22"/>
        </w:rPr>
      </w:pPr>
      <w:r w:rsidRPr="00A55198">
        <w:rPr>
          <w:rFonts w:cs="Arial"/>
          <w:b/>
          <w:bCs/>
          <w:color w:val="FFFFFF"/>
        </w:rPr>
        <w:t>84A-2R</w:t>
      </w:r>
      <w:r w:rsidR="009C786A" w:rsidRPr="00A55198">
        <w:rPr>
          <w:rFonts w:cs="Arial"/>
          <w:b/>
          <w:bCs/>
        </w:rPr>
        <w:t xml:space="preserve"> </w:t>
      </w:r>
    </w:p>
    <w:p w14:paraId="777C5EA4" w14:textId="77777777" w:rsidR="005E7CCE" w:rsidRPr="00A55198" w:rsidRDefault="005E7CCE" w:rsidP="005E7CCE">
      <w:pPr>
        <w:pStyle w:val="Header"/>
        <w:widowControl w:val="0"/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clear" w:pos="4320"/>
          <w:tab w:val="clear" w:pos="8640"/>
        </w:tabs>
        <w:jc w:val="center"/>
        <w:rPr>
          <w:rFonts w:cs="Arial"/>
          <w:b/>
          <w:bCs/>
          <w:i/>
          <w:iCs/>
          <w:sz w:val="22"/>
        </w:rPr>
      </w:pPr>
    </w:p>
    <w:p w14:paraId="7947B0C9" w14:textId="77777777" w:rsidR="005E7CCE" w:rsidRPr="00A55198" w:rsidRDefault="005E7CCE" w:rsidP="005E7CCE">
      <w:pPr>
        <w:pStyle w:val="Header"/>
        <w:widowControl w:val="0"/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clear" w:pos="4320"/>
          <w:tab w:val="clear" w:pos="8640"/>
        </w:tabs>
        <w:jc w:val="center"/>
        <w:rPr>
          <w:rFonts w:cs="Arial"/>
          <w:b/>
          <w:bCs/>
          <w:i/>
          <w:iCs/>
          <w:sz w:val="22"/>
        </w:rPr>
      </w:pPr>
    </w:p>
    <w:p w14:paraId="4E560EEC" w14:textId="6FA6161A" w:rsidR="005E7CCE" w:rsidRPr="00A55198" w:rsidRDefault="00395E49" w:rsidP="1D101FCC">
      <w:pPr>
        <w:pStyle w:val="Header"/>
        <w:widowControl w:val="0"/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clear" w:pos="4320"/>
          <w:tab w:val="clear" w:pos="8640"/>
        </w:tabs>
        <w:jc w:val="center"/>
        <w:rPr>
          <w:rFonts w:cs="Arial"/>
          <w:b/>
          <w:bCs/>
          <w:i/>
          <w:iCs/>
          <w:color w:val="4472C4" w:themeColor="accent5"/>
          <w:sz w:val="22"/>
          <w:szCs w:val="22"/>
        </w:rPr>
      </w:pPr>
      <w:r w:rsidRPr="1D101FCC">
        <w:rPr>
          <w:rFonts w:cs="Arial"/>
          <w:b/>
          <w:bCs/>
          <w:i/>
          <w:iCs/>
          <w:sz w:val="22"/>
          <w:szCs w:val="22"/>
        </w:rPr>
        <w:t>Last Updated</w:t>
      </w:r>
      <w:r w:rsidR="005E7CCE" w:rsidRPr="1D101FCC">
        <w:rPr>
          <w:rFonts w:cs="Arial"/>
          <w:b/>
          <w:bCs/>
          <w:i/>
          <w:iCs/>
          <w:sz w:val="22"/>
          <w:szCs w:val="22"/>
        </w:rPr>
        <w:t xml:space="preserve">: </w:t>
      </w:r>
      <w:r w:rsidR="00D9256C">
        <w:rPr>
          <w:rFonts w:cs="Arial"/>
          <w:b/>
          <w:bCs/>
          <w:i/>
          <w:iCs/>
          <w:color w:val="4472C4" w:themeColor="accent5"/>
          <w:sz w:val="22"/>
          <w:szCs w:val="22"/>
        </w:rPr>
        <w:t>XX/XX/XXXX</w:t>
      </w:r>
    </w:p>
    <w:p w14:paraId="2013CDF0" w14:textId="4E0B3827" w:rsidR="00DD6D6F" w:rsidRDefault="005E7CCE" w:rsidP="005E7CCE">
      <w:pPr>
        <w:pStyle w:val="Header"/>
        <w:widowControl w:val="0"/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1" w:color="auto"/>
        </w:pBdr>
        <w:jc w:val="center"/>
        <w:rPr>
          <w:rFonts w:cs="Arial"/>
          <w:b/>
          <w:bCs/>
          <w:i/>
          <w:iCs/>
          <w:color w:val="0000FF"/>
          <w:sz w:val="22"/>
        </w:rPr>
      </w:pPr>
      <w:r w:rsidRPr="1D101FCC">
        <w:rPr>
          <w:rFonts w:cs="Arial"/>
          <w:b/>
          <w:bCs/>
          <w:i/>
          <w:iCs/>
          <w:sz w:val="22"/>
          <w:szCs w:val="22"/>
        </w:rPr>
        <w:t>Prepared by:</w:t>
      </w:r>
      <w:r w:rsidRPr="1D101FCC">
        <w:rPr>
          <w:rFonts w:cs="Arial"/>
          <w:b/>
          <w:bCs/>
          <w:i/>
          <w:iCs/>
          <w:color w:val="0000FF"/>
          <w:sz w:val="22"/>
          <w:szCs w:val="22"/>
        </w:rPr>
        <w:t xml:space="preserve"> </w:t>
      </w:r>
      <w:r w:rsidR="000306F5">
        <w:rPr>
          <w:rFonts w:cs="Arial"/>
          <w:b/>
          <w:bCs/>
          <w:i/>
          <w:iCs/>
          <w:color w:val="4472C4" w:themeColor="accent5"/>
          <w:sz w:val="22"/>
          <w:szCs w:val="22"/>
        </w:rPr>
        <w:t>XXXXXXXXX</w:t>
      </w:r>
    </w:p>
    <w:p w14:paraId="32D038CB" w14:textId="77777777" w:rsidR="00B50409" w:rsidRDefault="00B50409" w:rsidP="00B50409">
      <w:pPr>
        <w:pStyle w:val="Heading1"/>
        <w:spacing w:after="40"/>
        <w:jc w:val="left"/>
        <w:rPr>
          <w:rFonts w:ascii="Arial" w:hAnsi="Arial" w:cs="Arial"/>
          <w:sz w:val="22"/>
          <w:szCs w:val="22"/>
        </w:rPr>
      </w:pPr>
    </w:p>
    <w:p w14:paraId="791F9DF5" w14:textId="77777777" w:rsidR="00B50409" w:rsidRDefault="00B50409" w:rsidP="00B50409"/>
    <w:p w14:paraId="4CFBB484" w14:textId="77777777" w:rsidR="002D4A67" w:rsidRDefault="002D4A67" w:rsidP="00B50409"/>
    <w:p w14:paraId="6F49172C" w14:textId="77777777" w:rsidR="00C31987" w:rsidRDefault="00C31987" w:rsidP="002D4A67">
      <w:pPr>
        <w:rPr>
          <w:rFonts w:eastAsia="SimSun"/>
          <w:b/>
          <w:i/>
          <w:sz w:val="32"/>
          <w:szCs w:val="32"/>
          <w:lang w:eastAsia="zh-CN"/>
        </w:rPr>
      </w:pPr>
    </w:p>
    <w:p w14:paraId="620AF06A" w14:textId="77777777" w:rsidR="00F22D33" w:rsidRDefault="00F22D33" w:rsidP="002D4A67">
      <w:pPr>
        <w:rPr>
          <w:rFonts w:eastAsia="SimSun"/>
          <w:b/>
          <w:i/>
          <w:sz w:val="32"/>
          <w:szCs w:val="32"/>
          <w:lang w:eastAsia="zh-CN"/>
        </w:rPr>
      </w:pPr>
    </w:p>
    <w:p w14:paraId="5CAF6721" w14:textId="279651FC" w:rsidR="1D101FCC" w:rsidRDefault="1D101FCC">
      <w:r>
        <w:br w:type="page"/>
      </w:r>
    </w:p>
    <w:p w14:paraId="58B5EF0B" w14:textId="77777777" w:rsidR="00F22D33" w:rsidRDefault="00F22D33" w:rsidP="002D4A67">
      <w:pPr>
        <w:rPr>
          <w:rFonts w:eastAsia="SimSun"/>
          <w:b/>
          <w:i/>
          <w:sz w:val="32"/>
          <w:szCs w:val="32"/>
          <w:lang w:eastAsia="zh-CN"/>
        </w:rPr>
      </w:pPr>
    </w:p>
    <w:p w14:paraId="56A05F59" w14:textId="77777777" w:rsidR="00F22D33" w:rsidRDefault="00F22D33" w:rsidP="002D4A67">
      <w:pPr>
        <w:rPr>
          <w:rFonts w:eastAsia="SimSun"/>
          <w:b/>
          <w:i/>
          <w:sz w:val="32"/>
          <w:szCs w:val="32"/>
          <w:lang w:eastAsia="zh-CN"/>
        </w:rPr>
      </w:pPr>
    </w:p>
    <w:p w14:paraId="6176B7D1" w14:textId="77777777" w:rsidR="00BD655F" w:rsidRDefault="00BD655F" w:rsidP="002D4A67">
      <w:pPr>
        <w:rPr>
          <w:rFonts w:eastAsia="SimSun"/>
          <w:lang w:eastAsia="zh-CN"/>
        </w:rPr>
      </w:pPr>
      <w:r w:rsidRPr="000C0451">
        <w:rPr>
          <w:rFonts w:eastAsia="SimSun" w:hint="eastAsia"/>
          <w:b/>
          <w:i/>
          <w:sz w:val="32"/>
          <w:szCs w:val="32"/>
          <w:lang w:eastAsia="zh-CN"/>
        </w:rPr>
        <w:t>B/I Pattern information:</w:t>
      </w:r>
    </w:p>
    <w:tbl>
      <w:tblPr>
        <w:tblW w:w="8780" w:type="dxa"/>
        <w:tblLook w:val="04A0" w:firstRow="1" w:lastRow="0" w:firstColumn="1" w:lastColumn="0" w:noHBand="0" w:noVBand="1"/>
      </w:tblPr>
      <w:tblGrid>
        <w:gridCol w:w="7000"/>
        <w:gridCol w:w="1780"/>
      </w:tblGrid>
      <w:tr w:rsidR="00E6288F" w:rsidRPr="00E6288F" w14:paraId="03388809" w14:textId="77777777" w:rsidTr="00DB0034">
        <w:trPr>
          <w:trHeight w:val="300"/>
        </w:trPr>
        <w:tc>
          <w:tcPr>
            <w:tcW w:w="70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6A8A4" w14:textId="77777777" w:rsidR="00E6288F" w:rsidRPr="00E6288F" w:rsidRDefault="00E6288F" w:rsidP="00E628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E628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Pattern Name</w:t>
            </w:r>
          </w:p>
        </w:tc>
        <w:tc>
          <w:tcPr>
            <w:tcW w:w="17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305BA4" w14:textId="77777777" w:rsidR="00E6288F" w:rsidRPr="00E6288F" w:rsidRDefault="00E6288F" w:rsidP="00E628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E628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Stress Percentage</w:t>
            </w:r>
          </w:p>
        </w:tc>
      </w:tr>
      <w:tr w:rsidR="00E6288F" w:rsidRPr="00E6288F" w14:paraId="16E0E820" w14:textId="77777777" w:rsidTr="00DB0034">
        <w:trPr>
          <w:trHeight w:val="300"/>
        </w:trPr>
        <w:tc>
          <w:tcPr>
            <w:tcW w:w="7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77280" w14:textId="12A6BF02" w:rsidR="00E6288F" w:rsidRPr="00E6288F" w:rsidRDefault="00D9256C" w:rsidP="00E6288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Sample</w:t>
            </w:r>
            <w:r w:rsidR="2E17E150" w:rsidRPr="1D101FCC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.epat</w:t>
            </w:r>
            <w:r w:rsidR="00E0343F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 xml:space="preserve"> (All Tristated)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058F1" w14:textId="65F5ECFA" w:rsidR="00E6288F" w:rsidRPr="00E6288F" w:rsidRDefault="00DB0034" w:rsidP="00E6288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100%</w:t>
            </w:r>
          </w:p>
        </w:tc>
      </w:tr>
    </w:tbl>
    <w:p w14:paraId="1B38F52E" w14:textId="77777777" w:rsidR="009A05EF" w:rsidRDefault="009A05EF" w:rsidP="00C137A6">
      <w:pPr>
        <w:rPr>
          <w:rFonts w:eastAsia="SimSun"/>
          <w:b/>
          <w:sz w:val="32"/>
          <w:szCs w:val="32"/>
          <w:lang w:eastAsia="zh-CN"/>
        </w:rPr>
      </w:pPr>
    </w:p>
    <w:p w14:paraId="73229DC2" w14:textId="77777777" w:rsidR="006F3863" w:rsidRDefault="006F3863" w:rsidP="00A26576">
      <w:pPr>
        <w:rPr>
          <w:rFonts w:eastAsia="SimSun"/>
          <w:b/>
          <w:sz w:val="32"/>
          <w:szCs w:val="32"/>
          <w:lang w:eastAsia="zh-CN"/>
        </w:rPr>
      </w:pPr>
      <w:r w:rsidRPr="003174B8">
        <w:rPr>
          <w:rFonts w:eastAsia="SimSun"/>
          <w:b/>
          <w:sz w:val="32"/>
          <w:szCs w:val="32"/>
          <w:lang w:eastAsia="zh-CN"/>
        </w:rPr>
        <w:t>Device</w:t>
      </w:r>
      <w:r w:rsidR="00800904">
        <w:rPr>
          <w:rFonts w:eastAsia="SimSun"/>
          <w:b/>
          <w:sz w:val="32"/>
          <w:szCs w:val="32"/>
          <w:lang w:eastAsia="zh-CN"/>
        </w:rPr>
        <w:t xml:space="preserve"> and Board</w:t>
      </w:r>
      <w:r w:rsidRPr="003174B8">
        <w:rPr>
          <w:rFonts w:eastAsia="SimSun"/>
          <w:b/>
          <w:sz w:val="32"/>
          <w:szCs w:val="32"/>
          <w:lang w:eastAsia="zh-CN"/>
        </w:rPr>
        <w:t xml:space="preserve"> Information</w:t>
      </w:r>
    </w:p>
    <w:p w14:paraId="120AFE9C" w14:textId="77777777" w:rsidR="00800904" w:rsidRDefault="00800904" w:rsidP="00A26576">
      <w:pPr>
        <w:rPr>
          <w:rFonts w:eastAsia="SimSun"/>
          <w:b/>
          <w:sz w:val="32"/>
          <w:szCs w:val="32"/>
          <w:lang w:eastAsia="zh-CN"/>
        </w:rPr>
      </w:pPr>
    </w:p>
    <w:p w14:paraId="4AD66623" w14:textId="1EFE6F58" w:rsidR="00800904" w:rsidRPr="00800904" w:rsidRDefault="00D9256C" w:rsidP="00800904">
      <w:pPr>
        <w:numPr>
          <w:ilvl w:val="0"/>
          <w:numId w:val="1"/>
        </w:numPr>
        <w:rPr>
          <w:rFonts w:eastAsia="SimSun"/>
          <w:lang w:eastAsia="zh-CN"/>
        </w:rPr>
      </w:pPr>
      <w:r w:rsidRPr="00D9256C">
        <w:rPr>
          <w:rFonts w:eastAsia="SimSun"/>
          <w:color w:val="2E74B5" w:themeColor="accent1" w:themeShade="BF"/>
          <w:lang w:eastAsia="zh-CN"/>
        </w:rPr>
        <w:t>qty</w:t>
      </w:r>
      <w:r w:rsidR="00E6288F" w:rsidRPr="1D101FCC">
        <w:rPr>
          <w:rFonts w:eastAsia="SimSun"/>
          <w:lang w:eastAsia="zh-CN"/>
        </w:rPr>
        <w:t xml:space="preserve"> DUT Positions per</w:t>
      </w:r>
      <w:r w:rsidR="00800904" w:rsidRPr="1D101FCC">
        <w:rPr>
          <w:rFonts w:eastAsia="SimSun"/>
          <w:lang w:eastAsia="zh-CN"/>
        </w:rPr>
        <w:t xml:space="preserve"> board </w:t>
      </w:r>
    </w:p>
    <w:p w14:paraId="1E1920C9" w14:textId="77777777" w:rsidR="00EA5E17" w:rsidRDefault="00EA5E17" w:rsidP="00EA5E17">
      <w:pPr>
        <w:rPr>
          <w:rFonts w:eastAsia="SimSun"/>
          <w:lang w:eastAsia="zh-CN"/>
        </w:rPr>
      </w:pPr>
    </w:p>
    <w:p w14:paraId="450B9137" w14:textId="77777777" w:rsidR="0024776A" w:rsidRDefault="00EA5E17" w:rsidP="00EA5E17">
      <w:pPr>
        <w:rPr>
          <w:rFonts w:eastAsia="SimSun"/>
          <w:b/>
          <w:lang w:eastAsia="zh-CN"/>
        </w:rPr>
      </w:pPr>
      <w:r w:rsidRPr="00800904">
        <w:rPr>
          <w:rFonts w:eastAsia="SimSun"/>
          <w:b/>
          <w:lang w:eastAsia="zh-CN"/>
        </w:rPr>
        <w:t>HTOL Chamber Temperature:</w:t>
      </w:r>
    </w:p>
    <w:p w14:paraId="67CECEC8" w14:textId="6602467D" w:rsidR="00F46900" w:rsidRPr="00F46900" w:rsidRDefault="003464AE" w:rsidP="00EA5E17">
      <w:pPr>
        <w:rPr>
          <w:rFonts w:eastAsia="SimSun"/>
          <w:lang w:eastAsia="zh-CN"/>
        </w:rPr>
      </w:pPr>
      <w:r>
        <w:rPr>
          <w:rFonts w:eastAsia="SimSun"/>
          <w:lang w:eastAsia="zh-CN"/>
        </w:rPr>
        <w:t>Ta</w:t>
      </w:r>
      <w:r w:rsidR="00F46900" w:rsidRPr="00F46900">
        <w:rPr>
          <w:rFonts w:eastAsia="SimSun"/>
          <w:lang w:eastAsia="zh-CN"/>
        </w:rPr>
        <w:t xml:space="preserve"> </w:t>
      </w:r>
      <w:r w:rsidR="009B1D3D" w:rsidRPr="00F46900">
        <w:rPr>
          <w:rFonts w:eastAsia="SimSun"/>
          <w:lang w:eastAsia="zh-CN"/>
        </w:rPr>
        <w:t xml:space="preserve">= </w:t>
      </w:r>
      <w:r w:rsidR="00D9256C" w:rsidRPr="00D9256C">
        <w:rPr>
          <w:rFonts w:eastAsia="SimSun"/>
          <w:color w:val="2E74B5" w:themeColor="accent1" w:themeShade="BF"/>
          <w:lang w:eastAsia="zh-CN"/>
        </w:rPr>
        <w:t>XXX</w:t>
      </w:r>
      <w:r w:rsidR="009B1D3D" w:rsidRPr="00D9256C">
        <w:rPr>
          <w:rFonts w:eastAsia="SimSun"/>
          <w:color w:val="2E74B5" w:themeColor="accent1" w:themeShade="BF"/>
          <w:lang w:eastAsia="zh-CN"/>
        </w:rPr>
        <w:t>C</w:t>
      </w:r>
    </w:p>
    <w:p w14:paraId="03DFCCC4" w14:textId="18F5FAB8" w:rsidR="00800904" w:rsidRDefault="003464AE" w:rsidP="00800904">
      <w:pPr>
        <w:rPr>
          <w:rFonts w:eastAsia="SimSun"/>
          <w:lang w:eastAsia="zh-CN"/>
        </w:rPr>
      </w:pPr>
      <w:r w:rsidRPr="1D101FCC">
        <w:rPr>
          <w:rFonts w:eastAsia="SimSun"/>
          <w:lang w:eastAsia="zh-CN"/>
        </w:rPr>
        <w:t>Tc</w:t>
      </w:r>
      <w:r w:rsidR="00E6288F" w:rsidRPr="1D101FCC">
        <w:rPr>
          <w:rFonts w:eastAsia="SimSun"/>
          <w:lang w:eastAsia="zh-CN"/>
        </w:rPr>
        <w:t xml:space="preserve"> = </w:t>
      </w:r>
      <w:r w:rsidR="00D9256C" w:rsidRPr="00D9256C">
        <w:rPr>
          <w:rFonts w:eastAsia="SimSun"/>
          <w:color w:val="2E74B5" w:themeColor="accent1" w:themeShade="BF"/>
          <w:lang w:eastAsia="zh-CN"/>
        </w:rPr>
        <w:t>XXX</w:t>
      </w:r>
      <w:r w:rsidRPr="00D9256C">
        <w:rPr>
          <w:rFonts w:eastAsia="SimSun"/>
          <w:color w:val="2E74B5" w:themeColor="accent1" w:themeShade="BF"/>
          <w:lang w:eastAsia="zh-CN"/>
        </w:rPr>
        <w:t>C</w:t>
      </w:r>
    </w:p>
    <w:p w14:paraId="3BBF2337" w14:textId="77777777" w:rsidR="00E6288F" w:rsidRPr="00800904" w:rsidRDefault="00E6288F" w:rsidP="00800904">
      <w:pPr>
        <w:rPr>
          <w:rFonts w:eastAsia="SimSun"/>
          <w:lang w:eastAsia="zh-CN"/>
        </w:rPr>
      </w:pPr>
    </w:p>
    <w:p w14:paraId="2EB6CEAC" w14:textId="77777777" w:rsidR="00800904" w:rsidRPr="00800904" w:rsidRDefault="00EA5E17" w:rsidP="00800904">
      <w:pPr>
        <w:rPr>
          <w:rFonts w:eastAsia="SimSun"/>
          <w:b/>
          <w:lang w:eastAsia="zh-CN"/>
        </w:rPr>
      </w:pPr>
      <w:r>
        <w:rPr>
          <w:rFonts w:eastAsia="SimSun"/>
          <w:b/>
          <w:lang w:eastAsia="zh-CN"/>
        </w:rPr>
        <w:t>Power Supply Information:</w:t>
      </w:r>
    </w:p>
    <w:tbl>
      <w:tblPr>
        <w:tblW w:w="8270" w:type="dxa"/>
        <w:tblLook w:val="04A0" w:firstRow="1" w:lastRow="0" w:firstColumn="1" w:lastColumn="0" w:noHBand="0" w:noVBand="1"/>
      </w:tblPr>
      <w:tblGrid>
        <w:gridCol w:w="2330"/>
        <w:gridCol w:w="833"/>
        <w:gridCol w:w="919"/>
        <w:gridCol w:w="960"/>
        <w:gridCol w:w="1160"/>
        <w:gridCol w:w="2068"/>
      </w:tblGrid>
      <w:tr w:rsidR="00F12D5F" w:rsidRPr="00F12D5F" w14:paraId="0DA298CA" w14:textId="77777777" w:rsidTr="00DB0034">
        <w:trPr>
          <w:trHeight w:val="300"/>
        </w:trPr>
        <w:tc>
          <w:tcPr>
            <w:tcW w:w="23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36038" w14:textId="77777777" w:rsidR="00F12D5F" w:rsidRPr="00F12D5F" w:rsidRDefault="00F12D5F" w:rsidP="00F12D5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F12D5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Power Domain</w:t>
            </w:r>
          </w:p>
        </w:tc>
        <w:tc>
          <w:tcPr>
            <w:tcW w:w="83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F25FB" w14:textId="77777777" w:rsidR="00F12D5F" w:rsidRPr="00F12D5F" w:rsidRDefault="00F12D5F" w:rsidP="00F12D5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F12D5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Supply #</w:t>
            </w:r>
          </w:p>
        </w:tc>
        <w:tc>
          <w:tcPr>
            <w:tcW w:w="91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0B54B" w14:textId="77777777" w:rsidR="00F12D5F" w:rsidRPr="00F12D5F" w:rsidRDefault="00F12D5F" w:rsidP="00F12D5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F12D5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Voltage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7F768" w14:textId="77777777" w:rsidR="00F12D5F" w:rsidRPr="00F12D5F" w:rsidRDefault="00F12D5F" w:rsidP="00F12D5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F12D5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Seq Up</w:t>
            </w:r>
          </w:p>
        </w:tc>
        <w:tc>
          <w:tcPr>
            <w:tcW w:w="11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B1F9B" w14:textId="77777777" w:rsidR="00F12D5F" w:rsidRPr="00F12D5F" w:rsidRDefault="00F12D5F" w:rsidP="00F12D5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F12D5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Seq Down</w:t>
            </w:r>
          </w:p>
        </w:tc>
        <w:tc>
          <w:tcPr>
            <w:tcW w:w="206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A85A72" w14:textId="77777777" w:rsidR="00F12D5F" w:rsidRPr="00F12D5F" w:rsidRDefault="00F12D5F" w:rsidP="00F12D5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F12D5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V Set Limits</w:t>
            </w:r>
          </w:p>
        </w:tc>
      </w:tr>
      <w:tr w:rsidR="00F12D5F" w:rsidRPr="00F12D5F" w14:paraId="4E101EDC" w14:textId="77777777" w:rsidTr="00DB0034">
        <w:trPr>
          <w:trHeight w:val="300"/>
        </w:trPr>
        <w:tc>
          <w:tcPr>
            <w:tcW w:w="2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CC3AE6" w14:textId="5A79C387" w:rsidR="00F12D5F" w:rsidRPr="00F12D5F" w:rsidRDefault="749EE201" w:rsidP="00F12D5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1D101FCC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PS</w:t>
            </w:r>
            <w:r w:rsidR="00DB0034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C6845" w14:textId="47345889" w:rsidR="00F12D5F" w:rsidRPr="00F12D5F" w:rsidRDefault="536D2278" w:rsidP="00F12D5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1D101FCC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E1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8C2F5" w14:textId="64AAB4FD" w:rsidR="00F12D5F" w:rsidRPr="00F12D5F" w:rsidRDefault="00D9256C" w:rsidP="00F12D5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xx</w:t>
            </w:r>
            <w:r w:rsidR="2CDD30CF" w:rsidRPr="1D101FCC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r w:rsidR="52E20A50" w:rsidRPr="1D101FCC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C0B12" w14:textId="54843222" w:rsidR="00F12D5F" w:rsidRPr="00F12D5F" w:rsidRDefault="00DB0034" w:rsidP="00F12D5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188C2" w14:textId="60FD6130" w:rsidR="00F12D5F" w:rsidRPr="00F12D5F" w:rsidRDefault="00DB0034" w:rsidP="00F12D5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C83E6F" w14:textId="176150F1" w:rsidR="00F12D5F" w:rsidRPr="00F12D5F" w:rsidRDefault="00D9256C" w:rsidP="00F12D5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x</w:t>
            </w:r>
            <w:r w:rsidR="07956898" w:rsidRPr="19288416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r w:rsidR="41B7BC98" w:rsidRPr="19288416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 xml:space="preserve">V </w:t>
            </w:r>
            <w:r w:rsidR="00DB0034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–</w:t>
            </w:r>
            <w:r w:rsidR="41B7BC98" w:rsidRPr="19288416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x</w:t>
            </w:r>
            <w:r w:rsidR="44FC7E70" w:rsidRPr="19288416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r w:rsidR="41B7BC98" w:rsidRPr="19288416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V</w:t>
            </w:r>
          </w:p>
        </w:tc>
      </w:tr>
      <w:tr w:rsidR="00F12D5F" w:rsidRPr="00F12D5F" w14:paraId="22783E1B" w14:textId="77777777" w:rsidTr="00DB0034">
        <w:trPr>
          <w:trHeight w:val="300"/>
        </w:trPr>
        <w:tc>
          <w:tcPr>
            <w:tcW w:w="2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3D299E" w14:textId="1F534C65" w:rsidR="00F12D5F" w:rsidRPr="00F12D5F" w:rsidRDefault="00DB0034" w:rsidP="00F12D5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PS2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28689" w14:textId="64ACC84E" w:rsidR="00F12D5F" w:rsidRPr="00F12D5F" w:rsidRDefault="4AA074A4" w:rsidP="00F12D5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1D101FCC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E</w:t>
            </w:r>
            <w:r w:rsidR="00DB0034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02471" w14:textId="723DC04B" w:rsidR="00F12D5F" w:rsidRPr="00F12D5F" w:rsidRDefault="00D9256C" w:rsidP="1D101FC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xx</w:t>
            </w:r>
            <w:r w:rsidR="71647A42" w:rsidRPr="1D101FCC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r w:rsidR="52E20A50" w:rsidRPr="1D101FCC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2C178" w14:textId="60A70E07" w:rsidR="00F12D5F" w:rsidRPr="00F12D5F" w:rsidRDefault="00DB0034" w:rsidP="00F12D5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4D7D5" w14:textId="63254C83" w:rsidR="00F12D5F" w:rsidRPr="00F12D5F" w:rsidRDefault="00DB0034" w:rsidP="00F12D5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638F769" w14:textId="316B0559" w:rsidR="00F12D5F" w:rsidRPr="00F12D5F" w:rsidRDefault="00D9256C" w:rsidP="00F12D5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x</w:t>
            </w:r>
            <w:r w:rsidR="1BB802A2" w:rsidRPr="19288416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 xml:space="preserve"> V - </w:t>
            </w:r>
            <w: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x</w:t>
            </w:r>
            <w:r w:rsidR="1BB802A2" w:rsidRPr="19288416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V</w:t>
            </w:r>
          </w:p>
        </w:tc>
      </w:tr>
      <w:tr w:rsidR="00F12D5F" w:rsidRPr="00F12D5F" w14:paraId="4BFF34D3" w14:textId="77777777" w:rsidTr="00DB0034">
        <w:trPr>
          <w:trHeight w:val="300"/>
        </w:trPr>
        <w:tc>
          <w:tcPr>
            <w:tcW w:w="2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F345CE" w14:textId="3C3C8C0D" w:rsidR="00F12D5F" w:rsidRPr="00F12D5F" w:rsidRDefault="00DB0034" w:rsidP="00F12D5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PS3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9F24A" w14:textId="165F9A97" w:rsidR="00F12D5F" w:rsidRPr="00F12D5F" w:rsidRDefault="2CD667BF" w:rsidP="00F12D5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1D101FCC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E</w:t>
            </w:r>
            <w:r w:rsidR="00DB0034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0BD80" w14:textId="03BD6A59" w:rsidR="00F12D5F" w:rsidRPr="00F12D5F" w:rsidRDefault="00D9256C" w:rsidP="00F12D5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xx</w:t>
            </w:r>
            <w:r w:rsidR="028186FA" w:rsidRPr="1D101FCC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r w:rsidR="52E20A50" w:rsidRPr="1D101FCC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2AF50" w14:textId="2B197E46" w:rsidR="00F12D5F" w:rsidRPr="00F12D5F" w:rsidRDefault="00DB0034" w:rsidP="00F12D5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C8BC5" w14:textId="6BCF28FA" w:rsidR="00F12D5F" w:rsidRPr="00F12D5F" w:rsidRDefault="00DB0034" w:rsidP="00F12D5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2ADA23" w14:textId="08585538" w:rsidR="00F12D5F" w:rsidRPr="00F12D5F" w:rsidRDefault="00D9256C" w:rsidP="3044BBFB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x</w:t>
            </w:r>
            <w:r w:rsidR="6756A3DA" w:rsidRPr="3044BBFB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 xml:space="preserve"> V </w:t>
            </w:r>
            <w:r w:rsidR="00DB0034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–</w:t>
            </w:r>
            <w:r w:rsidR="6756A3DA" w:rsidRPr="3044BBFB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x</w:t>
            </w:r>
            <w:r w:rsidR="6756A3DA" w:rsidRPr="3044BBFB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 xml:space="preserve"> V</w:t>
            </w:r>
          </w:p>
        </w:tc>
      </w:tr>
      <w:tr w:rsidR="00F12D5F" w:rsidRPr="00F12D5F" w14:paraId="61B9D9C2" w14:textId="77777777" w:rsidTr="00DB0034">
        <w:trPr>
          <w:trHeight w:val="300"/>
        </w:trPr>
        <w:tc>
          <w:tcPr>
            <w:tcW w:w="2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9A60C4" w14:textId="489E9312" w:rsidR="00F12D5F" w:rsidRPr="00F12D5F" w:rsidRDefault="379BFB9A" w:rsidP="00F12D5F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1D101FCC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P</w:t>
            </w:r>
            <w:r w:rsidR="00DB0034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S4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EF812" w14:textId="00109EC1" w:rsidR="00F12D5F" w:rsidRPr="00F12D5F" w:rsidRDefault="49F37524" w:rsidP="00F12D5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1D101FCC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E</w:t>
            </w:r>
            <w:r w:rsidR="00DB0034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FC593" w14:textId="39D34CF0" w:rsidR="00F12D5F" w:rsidRPr="00F12D5F" w:rsidRDefault="00D9256C" w:rsidP="1D101FC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xx</w:t>
            </w:r>
            <w:r w:rsidR="5E0A62F1" w:rsidRPr="1D101FCC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r w:rsidR="52E20A50" w:rsidRPr="1D101FCC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B55C5" w14:textId="11CE110A" w:rsidR="00F12D5F" w:rsidRPr="00F12D5F" w:rsidRDefault="00DB0034" w:rsidP="00F12D5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63756" w14:textId="5F380120" w:rsidR="00F12D5F" w:rsidRPr="00F12D5F" w:rsidRDefault="00DB0034" w:rsidP="00F12D5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25D71A" w14:textId="66FBA952" w:rsidR="00F12D5F" w:rsidRPr="00F12D5F" w:rsidRDefault="00D9256C" w:rsidP="00F12D5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x</w:t>
            </w:r>
            <w:r w:rsidR="2B005BFA" w:rsidRPr="2D0D1B39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 xml:space="preserve"> V </w:t>
            </w:r>
            <w:r w:rsidR="00DB0034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–</w:t>
            </w:r>
            <w:r w:rsidR="2B005BFA" w:rsidRPr="2D0D1B39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x</w:t>
            </w:r>
            <w:r w:rsidR="2B005BFA" w:rsidRPr="2D0D1B39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 xml:space="preserve"> V</w:t>
            </w:r>
          </w:p>
        </w:tc>
      </w:tr>
    </w:tbl>
    <w:p w14:paraId="43F15BD3" w14:textId="77777777" w:rsidR="009F0EAF" w:rsidRDefault="009F0EAF" w:rsidP="00A26576">
      <w:pPr>
        <w:rPr>
          <w:rFonts w:eastAsia="SimSun"/>
          <w:b/>
          <w:i/>
          <w:color w:val="000000"/>
          <w:highlight w:val="red"/>
        </w:rPr>
      </w:pPr>
    </w:p>
    <w:p w14:paraId="5B71872B" w14:textId="77777777" w:rsidR="00DB0034" w:rsidRPr="00800904" w:rsidRDefault="00DB0034" w:rsidP="00A26576">
      <w:pPr>
        <w:rPr>
          <w:rFonts w:eastAsia="SimSun"/>
          <w:b/>
          <w:i/>
          <w:color w:val="000000"/>
          <w:highlight w:val="red"/>
          <w:lang w:eastAsia="zh-CN"/>
        </w:rPr>
      </w:pPr>
    </w:p>
    <w:p w14:paraId="1D5C8ADE" w14:textId="1AA632A9" w:rsidR="006B41B6" w:rsidRDefault="00E0343F" w:rsidP="00A26576">
      <w:pPr>
        <w:rPr>
          <w:b/>
        </w:rPr>
      </w:pPr>
      <w:r>
        <w:rPr>
          <w:b/>
        </w:rPr>
        <w:t xml:space="preserve">Board </w:t>
      </w:r>
      <w:r w:rsidR="00A26576" w:rsidRPr="00800904">
        <w:rPr>
          <w:b/>
        </w:rPr>
        <w:t>Current</w:t>
      </w:r>
      <w:r w:rsidR="00862858">
        <w:rPr>
          <w:b/>
        </w:rPr>
        <w:t xml:space="preserve">s </w:t>
      </w:r>
    </w:p>
    <w:p w14:paraId="02482418" w14:textId="77777777" w:rsidR="00862858" w:rsidRDefault="00862858" w:rsidP="00A26576">
      <w:pPr>
        <w:rPr>
          <w:b/>
        </w:rPr>
      </w:pPr>
    </w:p>
    <w:tbl>
      <w:tblPr>
        <w:tblW w:w="5120" w:type="dxa"/>
        <w:tblLook w:val="04A0" w:firstRow="1" w:lastRow="0" w:firstColumn="1" w:lastColumn="0" w:noHBand="0" w:noVBand="1"/>
      </w:tblPr>
      <w:tblGrid>
        <w:gridCol w:w="2330"/>
        <w:gridCol w:w="833"/>
        <w:gridCol w:w="1957"/>
      </w:tblGrid>
      <w:tr w:rsidR="00DB0034" w:rsidRPr="00F12D5F" w14:paraId="3FAC72CE" w14:textId="77777777" w:rsidTr="00E0343F">
        <w:trPr>
          <w:trHeight w:val="300"/>
        </w:trPr>
        <w:tc>
          <w:tcPr>
            <w:tcW w:w="23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6E6D9" w14:textId="77777777" w:rsidR="00DB0034" w:rsidRPr="00F12D5F" w:rsidRDefault="00DB0034" w:rsidP="004C352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F12D5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Power Domain</w:t>
            </w:r>
          </w:p>
        </w:tc>
        <w:tc>
          <w:tcPr>
            <w:tcW w:w="83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2E687" w14:textId="77777777" w:rsidR="00DB0034" w:rsidRPr="00F12D5F" w:rsidRDefault="00DB0034" w:rsidP="004C352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F12D5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Supply #</w:t>
            </w:r>
          </w:p>
        </w:tc>
        <w:tc>
          <w:tcPr>
            <w:tcW w:w="195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29EC2" w14:textId="00249791" w:rsidR="00DB0034" w:rsidRPr="00F12D5F" w:rsidRDefault="00E0343F" w:rsidP="004C352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 xml:space="preserve">Board Level </w:t>
            </w:r>
            <w:r w:rsidR="00DB003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Currents</w:t>
            </w:r>
          </w:p>
        </w:tc>
      </w:tr>
      <w:tr w:rsidR="00DB0034" w:rsidRPr="00F12D5F" w14:paraId="0D66F796" w14:textId="77777777" w:rsidTr="00E0343F">
        <w:trPr>
          <w:trHeight w:val="300"/>
        </w:trPr>
        <w:tc>
          <w:tcPr>
            <w:tcW w:w="2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BD20E0" w14:textId="77777777" w:rsidR="00DB0034" w:rsidRPr="00F12D5F" w:rsidRDefault="00DB0034" w:rsidP="004C352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1D101FCC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PS</w:t>
            </w:r>
            <w:r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31B9F" w14:textId="77777777" w:rsidR="00DB0034" w:rsidRPr="00F12D5F" w:rsidRDefault="00DB0034" w:rsidP="004C352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1D101FCC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E1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79255" w14:textId="71FF9EAB" w:rsidR="00DB0034" w:rsidRPr="00F12D5F" w:rsidRDefault="00D9256C" w:rsidP="004C352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x</w:t>
            </w:r>
            <w:r w:rsidR="00E0343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 mA</w:t>
            </w:r>
          </w:p>
        </w:tc>
      </w:tr>
      <w:tr w:rsidR="00DB0034" w:rsidRPr="00F12D5F" w14:paraId="6C179B76" w14:textId="77777777" w:rsidTr="00E0343F">
        <w:trPr>
          <w:trHeight w:val="300"/>
        </w:trPr>
        <w:tc>
          <w:tcPr>
            <w:tcW w:w="2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34F22F" w14:textId="77777777" w:rsidR="00DB0034" w:rsidRPr="00F12D5F" w:rsidRDefault="00DB0034" w:rsidP="004C352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PS2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BD3DD" w14:textId="77777777" w:rsidR="00DB0034" w:rsidRPr="00F12D5F" w:rsidRDefault="00DB0034" w:rsidP="004C352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1D101FCC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E</w:t>
            </w:r>
            <w: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B7026" w14:textId="4CC7CC17" w:rsidR="00DB0034" w:rsidRPr="00F12D5F" w:rsidRDefault="00D9256C" w:rsidP="004C352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x</w:t>
            </w:r>
            <w:r w:rsidR="00E0343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 mA</w:t>
            </w:r>
          </w:p>
        </w:tc>
      </w:tr>
      <w:tr w:rsidR="00DB0034" w:rsidRPr="00F12D5F" w14:paraId="4AAE8586" w14:textId="77777777" w:rsidTr="00E0343F">
        <w:trPr>
          <w:trHeight w:val="300"/>
        </w:trPr>
        <w:tc>
          <w:tcPr>
            <w:tcW w:w="2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B3F2CB" w14:textId="77777777" w:rsidR="00DB0034" w:rsidRPr="00F12D5F" w:rsidRDefault="00DB0034" w:rsidP="004C352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PS3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62DC9" w14:textId="77777777" w:rsidR="00DB0034" w:rsidRPr="00F12D5F" w:rsidRDefault="00DB0034" w:rsidP="004C352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1D101FCC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E</w:t>
            </w:r>
            <w: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76245" w14:textId="5D2730C7" w:rsidR="00DB0034" w:rsidRPr="00F12D5F" w:rsidRDefault="00D9256C" w:rsidP="004C352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x</w:t>
            </w:r>
            <w:r w:rsidR="00E0343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 mA</w:t>
            </w:r>
          </w:p>
        </w:tc>
      </w:tr>
      <w:tr w:rsidR="00DB0034" w:rsidRPr="00F12D5F" w14:paraId="27293ECB" w14:textId="77777777" w:rsidTr="00E0343F">
        <w:trPr>
          <w:trHeight w:val="300"/>
        </w:trPr>
        <w:tc>
          <w:tcPr>
            <w:tcW w:w="2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4538ED" w14:textId="77777777" w:rsidR="00DB0034" w:rsidRPr="00F12D5F" w:rsidRDefault="00DB0034" w:rsidP="004C352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1D101FCC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P</w:t>
            </w:r>
            <w:r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S4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5AE5F" w14:textId="77777777" w:rsidR="00DB0034" w:rsidRPr="00F12D5F" w:rsidRDefault="00DB0034" w:rsidP="004C352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1D101FCC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E</w:t>
            </w:r>
            <w: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F36ED" w14:textId="3473F1D0" w:rsidR="00DB0034" w:rsidRPr="00F12D5F" w:rsidRDefault="00D9256C" w:rsidP="004C352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x</w:t>
            </w:r>
            <w:r w:rsidR="00E0343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 mA</w:t>
            </w:r>
          </w:p>
        </w:tc>
      </w:tr>
    </w:tbl>
    <w:p w14:paraId="0B4C05FB" w14:textId="77777777" w:rsidR="00862858" w:rsidRDefault="00862858" w:rsidP="00A26576">
      <w:pPr>
        <w:rPr>
          <w:rFonts w:eastAsia="SimSun"/>
          <w:lang w:eastAsia="zh-CN"/>
        </w:rPr>
      </w:pPr>
    </w:p>
    <w:p w14:paraId="7E8E1E0F" w14:textId="06B2E66A" w:rsidR="005242EE" w:rsidRDefault="00E0343F" w:rsidP="00A26576">
      <w:pPr>
        <w:rPr>
          <w:rFonts w:eastAsia="SimSun"/>
          <w:b/>
          <w:lang w:eastAsia="zh-CN"/>
        </w:rPr>
      </w:pPr>
      <w:r>
        <w:rPr>
          <w:rFonts w:eastAsia="SimSun"/>
          <w:b/>
          <w:lang w:eastAsia="zh-CN"/>
        </w:rPr>
        <w:t>DUT</w:t>
      </w:r>
      <w:r w:rsidR="00381563" w:rsidRPr="00381563">
        <w:rPr>
          <w:rFonts w:eastAsia="SimSun"/>
          <w:b/>
          <w:lang w:eastAsia="zh-CN"/>
        </w:rPr>
        <w:t xml:space="preserve"> Currents</w:t>
      </w:r>
    </w:p>
    <w:p w14:paraId="0C0A1883" w14:textId="77777777" w:rsidR="00E0343F" w:rsidRDefault="00E0343F" w:rsidP="00A26576">
      <w:pPr>
        <w:rPr>
          <w:rFonts w:eastAsia="SimSun"/>
          <w:b/>
          <w:lang w:eastAsia="zh-CN"/>
        </w:rPr>
      </w:pPr>
    </w:p>
    <w:tbl>
      <w:tblPr>
        <w:tblW w:w="5120" w:type="dxa"/>
        <w:tblLook w:val="04A0" w:firstRow="1" w:lastRow="0" w:firstColumn="1" w:lastColumn="0" w:noHBand="0" w:noVBand="1"/>
      </w:tblPr>
      <w:tblGrid>
        <w:gridCol w:w="2330"/>
        <w:gridCol w:w="833"/>
        <w:gridCol w:w="1957"/>
      </w:tblGrid>
      <w:tr w:rsidR="00E0343F" w:rsidRPr="00F12D5F" w14:paraId="50B42B4D" w14:textId="77777777" w:rsidTr="004C3520">
        <w:trPr>
          <w:trHeight w:val="300"/>
        </w:trPr>
        <w:tc>
          <w:tcPr>
            <w:tcW w:w="23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6FCA5" w14:textId="77777777" w:rsidR="00E0343F" w:rsidRPr="00F12D5F" w:rsidRDefault="00E0343F" w:rsidP="004C352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F12D5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Power Domain</w:t>
            </w:r>
          </w:p>
        </w:tc>
        <w:tc>
          <w:tcPr>
            <w:tcW w:w="83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70AF3" w14:textId="77777777" w:rsidR="00E0343F" w:rsidRPr="00F12D5F" w:rsidRDefault="00E0343F" w:rsidP="004C352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F12D5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Supply #</w:t>
            </w:r>
          </w:p>
        </w:tc>
        <w:tc>
          <w:tcPr>
            <w:tcW w:w="195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BF147" w14:textId="77777777" w:rsidR="00E0343F" w:rsidRPr="00F12D5F" w:rsidRDefault="00E0343F" w:rsidP="004C352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Board Level Currents</w:t>
            </w:r>
          </w:p>
        </w:tc>
      </w:tr>
      <w:tr w:rsidR="00E0343F" w:rsidRPr="00F12D5F" w14:paraId="12C6F7D7" w14:textId="77777777" w:rsidTr="004C3520">
        <w:trPr>
          <w:trHeight w:val="300"/>
        </w:trPr>
        <w:tc>
          <w:tcPr>
            <w:tcW w:w="2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EE0224" w14:textId="77777777" w:rsidR="00E0343F" w:rsidRPr="00F12D5F" w:rsidRDefault="00E0343F" w:rsidP="004C352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1D101FCC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PS</w:t>
            </w:r>
            <w:r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4D867" w14:textId="77777777" w:rsidR="00E0343F" w:rsidRPr="00F12D5F" w:rsidRDefault="00E0343F" w:rsidP="004C352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1D101FCC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E1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E992D" w14:textId="1949110B" w:rsidR="00E0343F" w:rsidRPr="00F12D5F" w:rsidRDefault="00D9256C" w:rsidP="004C352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x</w:t>
            </w:r>
            <w:r w:rsidR="00E0343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 mA</w:t>
            </w:r>
          </w:p>
        </w:tc>
      </w:tr>
      <w:tr w:rsidR="00E0343F" w:rsidRPr="00F12D5F" w14:paraId="66CA6407" w14:textId="77777777" w:rsidTr="004C3520">
        <w:trPr>
          <w:trHeight w:val="300"/>
        </w:trPr>
        <w:tc>
          <w:tcPr>
            <w:tcW w:w="2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1EB830" w14:textId="77777777" w:rsidR="00E0343F" w:rsidRPr="00F12D5F" w:rsidRDefault="00E0343F" w:rsidP="004C352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PS2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CF56A" w14:textId="77777777" w:rsidR="00E0343F" w:rsidRPr="00F12D5F" w:rsidRDefault="00E0343F" w:rsidP="004C352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1D101FCC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E</w:t>
            </w:r>
            <w: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F8D3F" w14:textId="31D91CAA" w:rsidR="00E0343F" w:rsidRPr="00F12D5F" w:rsidRDefault="00D9256C" w:rsidP="004C352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x</w:t>
            </w:r>
            <w:r w:rsidR="00E0343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 uA –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x</w:t>
            </w:r>
            <w:r w:rsidR="00E0343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 uA</w:t>
            </w:r>
          </w:p>
        </w:tc>
      </w:tr>
    </w:tbl>
    <w:p w14:paraId="67033D81" w14:textId="77777777" w:rsidR="00381563" w:rsidRDefault="00381563" w:rsidP="00A26576">
      <w:pPr>
        <w:rPr>
          <w:rFonts w:eastAsia="SimSun"/>
          <w:lang w:eastAsia="zh-CN"/>
        </w:rPr>
      </w:pPr>
    </w:p>
    <w:p w14:paraId="79488FC8" w14:textId="77777777" w:rsidR="00E0343F" w:rsidRDefault="00E0343F" w:rsidP="00A26576">
      <w:pPr>
        <w:rPr>
          <w:rFonts w:eastAsia="SimSun"/>
          <w:lang w:eastAsia="zh-CN"/>
        </w:rPr>
      </w:pPr>
    </w:p>
    <w:p w14:paraId="582D9CC5" w14:textId="77777777" w:rsidR="00E0343F" w:rsidRDefault="00E0343F" w:rsidP="00A26576">
      <w:pPr>
        <w:rPr>
          <w:rFonts w:eastAsia="SimSun"/>
          <w:lang w:eastAsia="zh-CN"/>
        </w:rPr>
      </w:pPr>
    </w:p>
    <w:p w14:paraId="113FD351" w14:textId="77777777" w:rsidR="00E0343F" w:rsidRDefault="00E0343F" w:rsidP="00A26576">
      <w:pPr>
        <w:rPr>
          <w:rFonts w:eastAsia="SimSun"/>
          <w:lang w:eastAsia="zh-CN"/>
        </w:rPr>
      </w:pPr>
    </w:p>
    <w:p w14:paraId="3A6112A4" w14:textId="77777777" w:rsidR="00E0343F" w:rsidRDefault="00E0343F" w:rsidP="00A26576">
      <w:pPr>
        <w:rPr>
          <w:rFonts w:eastAsia="SimSun"/>
          <w:lang w:eastAsia="zh-CN"/>
        </w:rPr>
      </w:pPr>
    </w:p>
    <w:p w14:paraId="74A99270" w14:textId="77777777" w:rsidR="00E0343F" w:rsidRDefault="00E0343F" w:rsidP="00A26576">
      <w:pPr>
        <w:rPr>
          <w:rFonts w:eastAsia="SimSun"/>
          <w:lang w:eastAsia="zh-CN"/>
        </w:rPr>
      </w:pPr>
    </w:p>
    <w:p w14:paraId="349665AB" w14:textId="77777777" w:rsidR="005242EE" w:rsidRPr="00800904" w:rsidRDefault="005242EE" w:rsidP="00A26576">
      <w:pPr>
        <w:rPr>
          <w:rFonts w:eastAsia="SimSun"/>
          <w:lang w:eastAsia="zh-CN"/>
        </w:rPr>
      </w:pPr>
    </w:p>
    <w:p w14:paraId="08C72472" w14:textId="0BCE8E85" w:rsidR="006B41B6" w:rsidRDefault="004D37E3" w:rsidP="1D101FCC">
      <w:pPr>
        <w:rPr>
          <w:b/>
          <w:bCs/>
        </w:rPr>
      </w:pPr>
      <w:r w:rsidRPr="1D101FCC">
        <w:rPr>
          <w:b/>
          <w:bCs/>
        </w:rPr>
        <w:t xml:space="preserve">    </w:t>
      </w:r>
      <w:r w:rsidR="046939F3" w:rsidRPr="1D101FCC">
        <w:rPr>
          <w:b/>
          <w:bCs/>
        </w:rPr>
        <w:t>Voltage References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305"/>
        <w:gridCol w:w="1860"/>
      </w:tblGrid>
      <w:tr w:rsidR="1D101FCC" w14:paraId="6E05B998" w14:textId="77777777" w:rsidTr="1D101FCC">
        <w:trPr>
          <w:trHeight w:val="300"/>
        </w:trPr>
        <w:tc>
          <w:tcPr>
            <w:tcW w:w="1305" w:type="dxa"/>
          </w:tcPr>
          <w:p w14:paraId="395CB14D" w14:textId="467DDEDE" w:rsidR="046939F3" w:rsidRDefault="046939F3" w:rsidP="1D101FCC">
            <w:pPr>
              <w:rPr>
                <w:b/>
                <w:bCs/>
              </w:rPr>
            </w:pPr>
            <w:r w:rsidRPr="1D101FCC">
              <w:rPr>
                <w:b/>
                <w:bCs/>
              </w:rPr>
              <w:t>Bank</w:t>
            </w:r>
          </w:p>
        </w:tc>
        <w:tc>
          <w:tcPr>
            <w:tcW w:w="1860" w:type="dxa"/>
          </w:tcPr>
          <w:p w14:paraId="59A6D805" w14:textId="49E5C225" w:rsidR="046939F3" w:rsidRDefault="046939F3" w:rsidP="1D101FCC">
            <w:pPr>
              <w:rPr>
                <w:b/>
                <w:bCs/>
              </w:rPr>
            </w:pPr>
            <w:r w:rsidRPr="1D101FCC">
              <w:rPr>
                <w:b/>
                <w:bCs/>
              </w:rPr>
              <w:t>High level</w:t>
            </w:r>
          </w:p>
        </w:tc>
      </w:tr>
      <w:tr w:rsidR="1D101FCC" w14:paraId="781072A1" w14:textId="77777777" w:rsidTr="1D101FCC">
        <w:trPr>
          <w:trHeight w:val="300"/>
        </w:trPr>
        <w:tc>
          <w:tcPr>
            <w:tcW w:w="1305" w:type="dxa"/>
          </w:tcPr>
          <w:p w14:paraId="1B03B48D" w14:textId="3D5016A3" w:rsidR="046939F3" w:rsidRDefault="046939F3" w:rsidP="1D101FCC">
            <w:pPr>
              <w:rPr>
                <w:b/>
                <w:bCs/>
              </w:rPr>
            </w:pPr>
            <w:r w:rsidRPr="1D101FCC">
              <w:rPr>
                <w:b/>
                <w:bCs/>
              </w:rPr>
              <w:t>1</w:t>
            </w:r>
          </w:p>
        </w:tc>
        <w:tc>
          <w:tcPr>
            <w:tcW w:w="1860" w:type="dxa"/>
          </w:tcPr>
          <w:p w14:paraId="5E2BBBFD" w14:textId="7928E664" w:rsidR="1D101FCC" w:rsidRDefault="00D9256C" w:rsidP="1D101FCC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</w:pPr>
            <w:r>
              <w:rPr>
                <w:b/>
                <w:bCs/>
              </w:rPr>
              <w:t>x</w:t>
            </w:r>
            <w:r w:rsidR="046939F3" w:rsidRPr="1EABF02D">
              <w:rPr>
                <w:b/>
                <w:bCs/>
              </w:rPr>
              <w:t xml:space="preserve"> V</w:t>
            </w:r>
          </w:p>
        </w:tc>
      </w:tr>
      <w:tr w:rsidR="00E0343F" w14:paraId="6B6DC5FB" w14:textId="77777777" w:rsidTr="1D101FCC">
        <w:trPr>
          <w:trHeight w:val="300"/>
        </w:trPr>
        <w:tc>
          <w:tcPr>
            <w:tcW w:w="1305" w:type="dxa"/>
          </w:tcPr>
          <w:p w14:paraId="1ED12BB8" w14:textId="5E5C0520" w:rsidR="00E0343F" w:rsidRDefault="00E0343F" w:rsidP="00E0343F">
            <w:pPr>
              <w:rPr>
                <w:b/>
                <w:bCs/>
              </w:rPr>
            </w:pPr>
            <w:r w:rsidRPr="1D101FCC">
              <w:rPr>
                <w:b/>
                <w:bCs/>
              </w:rPr>
              <w:t>2</w:t>
            </w:r>
          </w:p>
        </w:tc>
        <w:tc>
          <w:tcPr>
            <w:tcW w:w="1860" w:type="dxa"/>
          </w:tcPr>
          <w:p w14:paraId="57E5C42E" w14:textId="0556FAEC" w:rsidR="00E0343F" w:rsidRDefault="00D9256C" w:rsidP="00E0343F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</w:pPr>
            <w:r>
              <w:rPr>
                <w:b/>
                <w:bCs/>
              </w:rPr>
              <w:t>x</w:t>
            </w:r>
            <w:r w:rsidR="00E0343F" w:rsidRPr="00EA5C9E">
              <w:rPr>
                <w:b/>
                <w:bCs/>
              </w:rPr>
              <w:t xml:space="preserve"> V</w:t>
            </w:r>
          </w:p>
        </w:tc>
      </w:tr>
      <w:tr w:rsidR="00E0343F" w14:paraId="63BD6CE1" w14:textId="77777777" w:rsidTr="1D101FCC">
        <w:trPr>
          <w:trHeight w:val="300"/>
        </w:trPr>
        <w:tc>
          <w:tcPr>
            <w:tcW w:w="1305" w:type="dxa"/>
          </w:tcPr>
          <w:p w14:paraId="67CE645E" w14:textId="1482818E" w:rsidR="00E0343F" w:rsidRDefault="00E0343F" w:rsidP="00E0343F">
            <w:pPr>
              <w:rPr>
                <w:b/>
                <w:bCs/>
              </w:rPr>
            </w:pPr>
            <w:r w:rsidRPr="1D101FCC">
              <w:rPr>
                <w:b/>
                <w:bCs/>
              </w:rPr>
              <w:t>3</w:t>
            </w:r>
          </w:p>
        </w:tc>
        <w:tc>
          <w:tcPr>
            <w:tcW w:w="1860" w:type="dxa"/>
          </w:tcPr>
          <w:p w14:paraId="1C6BB059" w14:textId="09441EF1" w:rsidR="00E0343F" w:rsidRDefault="00D9256C" w:rsidP="00E0343F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</w:pPr>
            <w:r>
              <w:rPr>
                <w:b/>
                <w:bCs/>
              </w:rPr>
              <w:t>x</w:t>
            </w:r>
            <w:r w:rsidR="00E0343F" w:rsidRPr="00EA5C9E">
              <w:rPr>
                <w:b/>
                <w:bCs/>
              </w:rPr>
              <w:t xml:space="preserve"> V</w:t>
            </w:r>
          </w:p>
        </w:tc>
      </w:tr>
      <w:tr w:rsidR="00E0343F" w14:paraId="6E958DCC" w14:textId="77777777" w:rsidTr="1D101FCC">
        <w:trPr>
          <w:trHeight w:val="300"/>
        </w:trPr>
        <w:tc>
          <w:tcPr>
            <w:tcW w:w="1305" w:type="dxa"/>
          </w:tcPr>
          <w:p w14:paraId="3369AC92" w14:textId="46F35DDD" w:rsidR="00E0343F" w:rsidRDefault="00E0343F" w:rsidP="00E0343F">
            <w:pPr>
              <w:rPr>
                <w:b/>
                <w:bCs/>
              </w:rPr>
            </w:pPr>
            <w:r w:rsidRPr="1D101FCC">
              <w:rPr>
                <w:b/>
                <w:bCs/>
              </w:rPr>
              <w:t>4</w:t>
            </w:r>
          </w:p>
        </w:tc>
        <w:tc>
          <w:tcPr>
            <w:tcW w:w="1860" w:type="dxa"/>
          </w:tcPr>
          <w:p w14:paraId="6FA1A281" w14:textId="30067B79" w:rsidR="00E0343F" w:rsidRDefault="00D9256C" w:rsidP="00E0343F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</w:pPr>
            <w:r>
              <w:rPr>
                <w:b/>
                <w:bCs/>
              </w:rPr>
              <w:t>x</w:t>
            </w:r>
            <w:r w:rsidR="00E0343F" w:rsidRPr="00EA5C9E">
              <w:rPr>
                <w:b/>
                <w:bCs/>
              </w:rPr>
              <w:t xml:space="preserve"> V</w:t>
            </w:r>
          </w:p>
        </w:tc>
      </w:tr>
      <w:tr w:rsidR="00E0343F" w14:paraId="07B2CC16" w14:textId="77777777" w:rsidTr="1D101FCC">
        <w:trPr>
          <w:trHeight w:val="300"/>
        </w:trPr>
        <w:tc>
          <w:tcPr>
            <w:tcW w:w="1305" w:type="dxa"/>
          </w:tcPr>
          <w:p w14:paraId="65FEA372" w14:textId="3A0B0909" w:rsidR="00E0343F" w:rsidRDefault="00E0343F" w:rsidP="00E0343F">
            <w:pPr>
              <w:rPr>
                <w:b/>
                <w:bCs/>
              </w:rPr>
            </w:pPr>
            <w:r w:rsidRPr="1D101FCC">
              <w:rPr>
                <w:b/>
                <w:bCs/>
              </w:rPr>
              <w:t>5</w:t>
            </w:r>
          </w:p>
        </w:tc>
        <w:tc>
          <w:tcPr>
            <w:tcW w:w="1860" w:type="dxa"/>
          </w:tcPr>
          <w:p w14:paraId="0904AB07" w14:textId="4D72555F" w:rsidR="00E0343F" w:rsidRDefault="00D9256C" w:rsidP="00E0343F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</w:pPr>
            <w:r>
              <w:rPr>
                <w:b/>
                <w:bCs/>
              </w:rPr>
              <w:t>x</w:t>
            </w:r>
            <w:r w:rsidR="00E0343F" w:rsidRPr="00EA5C9E">
              <w:rPr>
                <w:b/>
                <w:bCs/>
              </w:rPr>
              <w:t xml:space="preserve"> V</w:t>
            </w:r>
          </w:p>
        </w:tc>
      </w:tr>
      <w:tr w:rsidR="00E0343F" w14:paraId="78D5B523" w14:textId="77777777" w:rsidTr="1D101FCC">
        <w:trPr>
          <w:trHeight w:val="300"/>
        </w:trPr>
        <w:tc>
          <w:tcPr>
            <w:tcW w:w="1305" w:type="dxa"/>
          </w:tcPr>
          <w:p w14:paraId="46C88554" w14:textId="04735F33" w:rsidR="00E0343F" w:rsidRDefault="00E0343F" w:rsidP="00E0343F">
            <w:pPr>
              <w:rPr>
                <w:b/>
                <w:bCs/>
              </w:rPr>
            </w:pPr>
            <w:r w:rsidRPr="1D101FCC">
              <w:rPr>
                <w:b/>
                <w:bCs/>
              </w:rPr>
              <w:t>6</w:t>
            </w:r>
          </w:p>
        </w:tc>
        <w:tc>
          <w:tcPr>
            <w:tcW w:w="1860" w:type="dxa"/>
          </w:tcPr>
          <w:p w14:paraId="2696481C" w14:textId="1EB7A6F8" w:rsidR="00E0343F" w:rsidRDefault="00D9256C" w:rsidP="00E0343F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</w:pPr>
            <w:r>
              <w:rPr>
                <w:b/>
                <w:bCs/>
              </w:rPr>
              <w:t>x</w:t>
            </w:r>
            <w:r w:rsidR="00E0343F" w:rsidRPr="00EA5C9E">
              <w:rPr>
                <w:b/>
                <w:bCs/>
              </w:rPr>
              <w:t xml:space="preserve"> V</w:t>
            </w:r>
          </w:p>
        </w:tc>
      </w:tr>
      <w:tr w:rsidR="00E0343F" w14:paraId="67F65D31" w14:textId="77777777" w:rsidTr="1D101FCC">
        <w:trPr>
          <w:trHeight w:val="300"/>
        </w:trPr>
        <w:tc>
          <w:tcPr>
            <w:tcW w:w="1305" w:type="dxa"/>
          </w:tcPr>
          <w:p w14:paraId="77093B6B" w14:textId="64F44744" w:rsidR="00E0343F" w:rsidRDefault="00E0343F" w:rsidP="00E0343F">
            <w:pPr>
              <w:rPr>
                <w:b/>
                <w:bCs/>
              </w:rPr>
            </w:pPr>
            <w:r w:rsidRPr="1D101FCC">
              <w:rPr>
                <w:b/>
                <w:bCs/>
              </w:rPr>
              <w:t>7</w:t>
            </w:r>
          </w:p>
        </w:tc>
        <w:tc>
          <w:tcPr>
            <w:tcW w:w="1860" w:type="dxa"/>
          </w:tcPr>
          <w:p w14:paraId="204A60E4" w14:textId="732EB64B" w:rsidR="00E0343F" w:rsidRDefault="00D9256C" w:rsidP="00E0343F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</w:pPr>
            <w:r>
              <w:rPr>
                <w:b/>
                <w:bCs/>
              </w:rPr>
              <w:t>x</w:t>
            </w:r>
            <w:r w:rsidR="00E0343F" w:rsidRPr="00EA5C9E">
              <w:rPr>
                <w:b/>
                <w:bCs/>
              </w:rPr>
              <w:t xml:space="preserve"> V</w:t>
            </w:r>
          </w:p>
        </w:tc>
      </w:tr>
      <w:tr w:rsidR="00E0343F" w14:paraId="0C1D57D5" w14:textId="77777777" w:rsidTr="1D101FCC">
        <w:trPr>
          <w:trHeight w:val="300"/>
        </w:trPr>
        <w:tc>
          <w:tcPr>
            <w:tcW w:w="1305" w:type="dxa"/>
          </w:tcPr>
          <w:p w14:paraId="0AB5EF58" w14:textId="06E23995" w:rsidR="00E0343F" w:rsidRDefault="00E0343F" w:rsidP="00E0343F">
            <w:pPr>
              <w:rPr>
                <w:b/>
                <w:bCs/>
              </w:rPr>
            </w:pPr>
            <w:r w:rsidRPr="1D101FCC">
              <w:rPr>
                <w:b/>
                <w:bCs/>
              </w:rPr>
              <w:t>8</w:t>
            </w:r>
          </w:p>
        </w:tc>
        <w:tc>
          <w:tcPr>
            <w:tcW w:w="1860" w:type="dxa"/>
          </w:tcPr>
          <w:p w14:paraId="07648AE7" w14:textId="3D819083" w:rsidR="00E0343F" w:rsidRDefault="00D9256C" w:rsidP="00E0343F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</w:pPr>
            <w:r>
              <w:rPr>
                <w:b/>
                <w:bCs/>
              </w:rPr>
              <w:t>x</w:t>
            </w:r>
            <w:r w:rsidR="00E0343F" w:rsidRPr="00EA5C9E">
              <w:rPr>
                <w:b/>
                <w:bCs/>
              </w:rPr>
              <w:t xml:space="preserve"> V</w:t>
            </w:r>
          </w:p>
        </w:tc>
      </w:tr>
      <w:tr w:rsidR="00E0343F" w14:paraId="0FE9CBA8" w14:textId="77777777" w:rsidTr="1D101FCC">
        <w:trPr>
          <w:trHeight w:val="300"/>
        </w:trPr>
        <w:tc>
          <w:tcPr>
            <w:tcW w:w="1305" w:type="dxa"/>
          </w:tcPr>
          <w:p w14:paraId="7332CA1C" w14:textId="2F739826" w:rsidR="00E0343F" w:rsidRDefault="00E0343F" w:rsidP="00E0343F">
            <w:pPr>
              <w:rPr>
                <w:b/>
                <w:bCs/>
              </w:rPr>
            </w:pPr>
            <w:r w:rsidRPr="1EABF02D">
              <w:rPr>
                <w:b/>
                <w:bCs/>
              </w:rPr>
              <w:t>9</w:t>
            </w:r>
          </w:p>
        </w:tc>
        <w:tc>
          <w:tcPr>
            <w:tcW w:w="1860" w:type="dxa"/>
          </w:tcPr>
          <w:p w14:paraId="70BAA381" w14:textId="2C3E553A" w:rsidR="00E0343F" w:rsidRDefault="00D9256C" w:rsidP="00E0343F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</w:pPr>
            <w:r>
              <w:rPr>
                <w:b/>
                <w:bCs/>
              </w:rPr>
              <w:t>x</w:t>
            </w:r>
            <w:r w:rsidR="00E0343F" w:rsidRPr="00EA5C9E">
              <w:rPr>
                <w:b/>
                <w:bCs/>
              </w:rPr>
              <w:t xml:space="preserve"> V</w:t>
            </w:r>
          </w:p>
        </w:tc>
      </w:tr>
      <w:tr w:rsidR="00E0343F" w14:paraId="4493E454" w14:textId="77777777" w:rsidTr="1D101FCC">
        <w:trPr>
          <w:trHeight w:val="300"/>
        </w:trPr>
        <w:tc>
          <w:tcPr>
            <w:tcW w:w="1305" w:type="dxa"/>
          </w:tcPr>
          <w:p w14:paraId="34DF5ACE" w14:textId="4F147B9E" w:rsidR="00E0343F" w:rsidRDefault="00E0343F" w:rsidP="00E0343F">
            <w:pPr>
              <w:rPr>
                <w:b/>
                <w:bCs/>
              </w:rPr>
            </w:pPr>
            <w:r w:rsidRPr="1EABF02D">
              <w:rPr>
                <w:b/>
                <w:bCs/>
              </w:rPr>
              <w:t>10</w:t>
            </w:r>
          </w:p>
        </w:tc>
        <w:tc>
          <w:tcPr>
            <w:tcW w:w="1860" w:type="dxa"/>
          </w:tcPr>
          <w:p w14:paraId="702A93F3" w14:textId="4E92D973" w:rsidR="00E0343F" w:rsidRDefault="00D9256C" w:rsidP="00E0343F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en-US"/>
              </w:rPr>
            </w:pPr>
            <w:r>
              <w:rPr>
                <w:b/>
                <w:bCs/>
              </w:rPr>
              <w:t>x</w:t>
            </w:r>
            <w:r w:rsidR="00E0343F" w:rsidRPr="00EA5C9E">
              <w:rPr>
                <w:b/>
                <w:bCs/>
              </w:rPr>
              <w:t xml:space="preserve"> V</w:t>
            </w:r>
          </w:p>
        </w:tc>
      </w:tr>
    </w:tbl>
    <w:p w14:paraId="0E5DF4E1" w14:textId="0B11D0FB" w:rsidR="1D101FCC" w:rsidRDefault="1D101FCC" w:rsidP="1D101FCC">
      <w:pPr>
        <w:rPr>
          <w:b/>
          <w:bCs/>
        </w:rPr>
      </w:pPr>
    </w:p>
    <w:p w14:paraId="36B702B9" w14:textId="4F972B7A" w:rsidR="00E0343F" w:rsidRDefault="00E0343F" w:rsidP="1D101FCC">
      <w:pPr>
        <w:rPr>
          <w:b/>
          <w:bCs/>
        </w:rPr>
      </w:pPr>
      <w:r>
        <w:rPr>
          <w:b/>
          <w:bCs/>
        </w:rPr>
        <w:t>Checkout Log:</w:t>
      </w:r>
      <w:r w:rsidR="00D9256C">
        <w:rPr>
          <w:b/>
          <w:bCs/>
        </w:rPr>
        <w:t xml:space="preserve">  </w:t>
      </w:r>
      <w:r w:rsidR="00D9256C" w:rsidRPr="00D9256C">
        <w:rPr>
          <w:b/>
          <w:bCs/>
          <w:color w:val="2E74B5" w:themeColor="accent1" w:themeShade="BF"/>
        </w:rPr>
        <w:t>Attach checkout log if relevant</w:t>
      </w:r>
    </w:p>
    <w:p w14:paraId="5ACDDC4A" w14:textId="77777777" w:rsidR="00847D44" w:rsidRDefault="00847D44" w:rsidP="00F06186">
      <w:pPr>
        <w:rPr>
          <w:rFonts w:eastAsia="SimSun"/>
          <w:b/>
          <w:color w:val="000000" w:themeColor="text1"/>
          <w:lang w:eastAsia="zh-CN"/>
        </w:rPr>
      </w:pPr>
    </w:p>
    <w:bookmarkStart w:id="1" w:name="_MON_1756894896"/>
    <w:bookmarkEnd w:id="1"/>
    <w:p w14:paraId="28ED0C78" w14:textId="387BB040" w:rsidR="001A77CC" w:rsidRDefault="00D9256C" w:rsidP="00F06186">
      <w:pPr>
        <w:rPr>
          <w:rFonts w:eastAsia="SimSun"/>
          <w:b/>
          <w:color w:val="000000" w:themeColor="text1"/>
          <w:lang w:eastAsia="zh-CN"/>
        </w:rPr>
      </w:pPr>
      <w:r>
        <w:rPr>
          <w:rFonts w:eastAsia="SimSun"/>
          <w:b/>
          <w:color w:val="000000" w:themeColor="text1"/>
          <w:lang w:eastAsia="zh-CN"/>
        </w:rPr>
        <w:object w:dxaOrig="1157" w:dyaOrig="748" w14:anchorId="498CE0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pt;height:21pt" o:ole="">
            <v:imagedata r:id="rId11" o:title=""/>
          </v:shape>
          <o:OLEObject Type="Embed" ProgID="Excel.Sheet.12" ShapeID="_x0000_i1025" DrawAspect="Icon" ObjectID="_1757240617" r:id="rId12"/>
        </w:object>
      </w:r>
    </w:p>
    <w:p w14:paraId="00473337" w14:textId="77777777" w:rsidR="00E0343F" w:rsidRDefault="00E0343F" w:rsidP="00F06186">
      <w:pPr>
        <w:rPr>
          <w:rFonts w:eastAsia="SimSun"/>
          <w:b/>
          <w:color w:val="000000" w:themeColor="text1"/>
          <w:lang w:eastAsia="zh-CN"/>
        </w:rPr>
      </w:pPr>
    </w:p>
    <w:p w14:paraId="6558DCE3" w14:textId="1BB986D2" w:rsidR="001A77CC" w:rsidRDefault="00E0343F" w:rsidP="00F06186">
      <w:pPr>
        <w:rPr>
          <w:rFonts w:eastAsia="SimSun"/>
          <w:b/>
          <w:color w:val="000000" w:themeColor="text1"/>
          <w:lang w:eastAsia="zh-CN"/>
        </w:rPr>
      </w:pPr>
      <w:r>
        <w:rPr>
          <w:rFonts w:eastAsia="SimSun"/>
          <w:b/>
          <w:color w:val="000000" w:themeColor="text1"/>
          <w:lang w:eastAsia="zh-CN"/>
        </w:rPr>
        <w:t>SCOPE CAPTURES</w:t>
      </w:r>
      <w:r w:rsidR="00D9256C">
        <w:rPr>
          <w:rFonts w:eastAsia="SimSun"/>
          <w:b/>
          <w:color w:val="000000" w:themeColor="text1"/>
          <w:lang w:eastAsia="zh-CN"/>
        </w:rPr>
        <w:t xml:space="preserve">  </w:t>
      </w:r>
      <w:r w:rsidR="00D9256C" w:rsidRPr="00D9256C">
        <w:rPr>
          <w:rFonts w:eastAsia="SimSun"/>
          <w:b/>
          <w:color w:val="2E74B5" w:themeColor="accent1" w:themeShade="BF"/>
          <w:lang w:eastAsia="zh-CN"/>
        </w:rPr>
        <w:t>Attach any relevant scope pictures</w:t>
      </w:r>
    </w:p>
    <w:p w14:paraId="2A1E8556" w14:textId="77777777" w:rsidR="00E0343F" w:rsidRPr="00E0343F" w:rsidRDefault="00E0343F" w:rsidP="00F06186">
      <w:pPr>
        <w:rPr>
          <w:rFonts w:eastAsia="SimSun"/>
          <w:b/>
          <w:color w:val="000000" w:themeColor="text1"/>
          <w:lang w:eastAsia="zh-CN"/>
        </w:rPr>
      </w:pPr>
    </w:p>
    <w:p w14:paraId="5141486B" w14:textId="77777777" w:rsidR="00E0343F" w:rsidRDefault="00E0343F" w:rsidP="00F06186">
      <w:pPr>
        <w:rPr>
          <w:noProof/>
        </w:rPr>
      </w:pPr>
      <w:r>
        <w:rPr>
          <w:noProof/>
          <w:lang w:eastAsia="en-US"/>
        </w:rPr>
        <w:t>Analog Input:</w:t>
      </w:r>
      <w:r w:rsidRPr="00E0343F">
        <w:rPr>
          <w:noProof/>
        </w:rPr>
        <w:t xml:space="preserve"> </w:t>
      </w:r>
    </w:p>
    <w:p w14:paraId="149FD7D3" w14:textId="3E855C2E" w:rsidR="00E0343F" w:rsidRPr="00E0343F" w:rsidRDefault="00E0343F" w:rsidP="00F06186">
      <w:pPr>
        <w:rPr>
          <w:noProof/>
          <w:lang w:eastAsia="en-US"/>
        </w:rPr>
      </w:pPr>
      <w:r>
        <w:rPr>
          <w:noProof/>
        </w:rPr>
        <w:lastRenderedPageBreak/>
        <w:drawing>
          <wp:inline distT="0" distB="0" distL="0" distR="0" wp14:anchorId="173B37E1" wp14:editId="784B95F1">
            <wp:extent cx="5595582" cy="4196687"/>
            <wp:effectExtent l="0" t="0" r="5715" b="0"/>
            <wp:docPr id="22934918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49183" name="Picture 1" descr="A screen 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2495" cy="421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43F" w:rsidRPr="00E0343F" w:rsidSect="00C31987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245" w:right="720" w:bottom="28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5159AD" w14:textId="77777777" w:rsidR="004041AB" w:rsidRDefault="004041AB">
      <w:r>
        <w:separator/>
      </w:r>
    </w:p>
  </w:endnote>
  <w:endnote w:type="continuationSeparator" w:id="0">
    <w:p w14:paraId="6829D825" w14:textId="77777777" w:rsidR="004041AB" w:rsidRDefault="004041AB">
      <w:r>
        <w:continuationSeparator/>
      </w:r>
    </w:p>
  </w:endnote>
  <w:endnote w:type="continuationNotice" w:id="1">
    <w:p w14:paraId="04305824" w14:textId="77777777" w:rsidR="004041AB" w:rsidRDefault="004041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3DEA9" w14:textId="77777777" w:rsidR="007C5AE4" w:rsidRDefault="007C5A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7278F" w14:textId="7F593373" w:rsidR="007C5AE4" w:rsidRDefault="007C5AE4">
    <w:pPr>
      <w:pStyle w:val="Footer"/>
    </w:pPr>
    <w:r>
      <w:t>PR276 REV 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19516" w14:textId="77777777" w:rsidR="007C5AE4" w:rsidRDefault="007C5A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5A1C31" w14:textId="77777777" w:rsidR="004041AB" w:rsidRDefault="004041AB">
      <w:r>
        <w:separator/>
      </w:r>
    </w:p>
  </w:footnote>
  <w:footnote w:type="continuationSeparator" w:id="0">
    <w:p w14:paraId="653C3BA4" w14:textId="77777777" w:rsidR="004041AB" w:rsidRDefault="004041AB">
      <w:r>
        <w:continuationSeparator/>
      </w:r>
    </w:p>
  </w:footnote>
  <w:footnote w:type="continuationNotice" w:id="1">
    <w:p w14:paraId="02B938A3" w14:textId="77777777" w:rsidR="004041AB" w:rsidRDefault="004041A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02201" w14:textId="77777777" w:rsidR="007C5AE4" w:rsidRDefault="007C5A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2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5"/>
      <w:gridCol w:w="10355"/>
    </w:tblGrid>
    <w:tr w:rsidR="004C2FDB" w:rsidRPr="008F7569" w14:paraId="6A289B4C" w14:textId="77777777" w:rsidTr="000306F5">
      <w:trPr>
        <w:cantSplit/>
        <w:trHeight w:val="710"/>
        <w:jc w:val="center"/>
      </w:trPr>
      <w:tc>
        <w:tcPr>
          <w:tcW w:w="265" w:type="dxa"/>
          <w:vAlign w:val="center"/>
        </w:tcPr>
        <w:p w14:paraId="1AF62EB2" w14:textId="5CB7A0A7" w:rsidR="004C2FDB" w:rsidRDefault="004C2FDB" w:rsidP="00C62721">
          <w:pPr>
            <w:pStyle w:val="Header"/>
            <w:tabs>
              <w:tab w:val="clear" w:pos="8640"/>
              <w:tab w:val="right" w:pos="9072"/>
            </w:tabs>
            <w:jc w:val="center"/>
            <w:rPr>
              <w:rFonts w:ascii="Times" w:hAnsi="Times"/>
            </w:rPr>
          </w:pPr>
        </w:p>
      </w:tc>
      <w:tc>
        <w:tcPr>
          <w:tcW w:w="10355" w:type="dxa"/>
          <w:vAlign w:val="center"/>
        </w:tcPr>
        <w:p w14:paraId="716A1098" w14:textId="77777777" w:rsidR="00CF7CC7" w:rsidRDefault="004C2FDB" w:rsidP="00C62721">
          <w:pPr>
            <w:pStyle w:val="Header"/>
            <w:ind w:left="-108"/>
            <w:jc w:val="center"/>
            <w:rPr>
              <w:rFonts w:ascii="Helvetica" w:hAnsi="Helvetica"/>
              <w:b/>
              <w:bCs/>
              <w:sz w:val="20"/>
              <w:szCs w:val="20"/>
              <w:lang w:eastAsia="zh-CN"/>
            </w:rPr>
          </w:pPr>
          <w:r>
            <w:rPr>
              <w:rFonts w:ascii="Helvetica" w:hAnsi="Helvetica" w:hint="eastAsia"/>
              <w:b/>
              <w:bCs/>
              <w:sz w:val="20"/>
              <w:szCs w:val="20"/>
              <w:lang w:eastAsia="zh-CN"/>
            </w:rPr>
            <w:t>HTOL</w:t>
          </w:r>
        </w:p>
        <w:p w14:paraId="0D0B7E53" w14:textId="77777777" w:rsidR="004C2FDB" w:rsidRPr="002402A8" w:rsidRDefault="004C2FDB" w:rsidP="00C62721">
          <w:pPr>
            <w:pStyle w:val="Header"/>
            <w:ind w:left="-108"/>
            <w:jc w:val="center"/>
            <w:rPr>
              <w:rFonts w:ascii="Helvetica" w:hAnsi="Helvetica"/>
              <w:b/>
              <w:bCs/>
              <w:sz w:val="20"/>
              <w:szCs w:val="20"/>
            </w:rPr>
          </w:pPr>
          <w:r>
            <w:rPr>
              <w:rFonts w:ascii="Helvetica" w:hAnsi="Helvetica" w:hint="eastAsia"/>
              <w:b/>
              <w:bCs/>
              <w:sz w:val="20"/>
              <w:szCs w:val="20"/>
              <w:lang w:eastAsia="zh-CN"/>
            </w:rPr>
            <w:t xml:space="preserve"> setup information</w:t>
          </w:r>
          <w:r w:rsidRPr="002402A8">
            <w:rPr>
              <w:rFonts w:ascii="Helvetica" w:hAnsi="Helvetica"/>
              <w:b/>
              <w:bCs/>
              <w:sz w:val="20"/>
              <w:szCs w:val="20"/>
            </w:rPr>
            <w:t xml:space="preserve"> for</w:t>
          </w:r>
        </w:p>
        <w:p w14:paraId="0CF9E73C" w14:textId="30D6FEA2" w:rsidR="00A55198" w:rsidRPr="007946B7" w:rsidRDefault="00D9256C" w:rsidP="004E2B2C">
          <w:pPr>
            <w:pStyle w:val="Header"/>
            <w:ind w:left="-108"/>
            <w:jc w:val="center"/>
            <w:rPr>
              <w:rFonts w:ascii="Helvetica" w:hAnsi="Helvetica"/>
              <w:b/>
              <w:bCs/>
              <w:color w:val="4472C4"/>
              <w:sz w:val="20"/>
              <w:szCs w:val="20"/>
              <w:lang w:eastAsia="zh-CN"/>
            </w:rPr>
          </w:pPr>
          <w:r>
            <w:rPr>
              <w:rFonts w:ascii="Helvetica" w:hAnsi="Helvetica"/>
              <w:b/>
              <w:bCs/>
              <w:color w:val="4472C4"/>
              <w:sz w:val="20"/>
              <w:szCs w:val="20"/>
              <w:lang w:eastAsia="zh-CN"/>
            </w:rPr>
            <w:t>Device Name</w:t>
          </w:r>
        </w:p>
      </w:tc>
    </w:tr>
  </w:tbl>
  <w:p w14:paraId="32DA9CC9" w14:textId="77777777" w:rsidR="004C2FDB" w:rsidRDefault="004C2FDB" w:rsidP="00B504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8CCA4" w14:textId="77777777" w:rsidR="007C5AE4" w:rsidRDefault="007C5A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C2A80"/>
    <w:multiLevelType w:val="hybridMultilevel"/>
    <w:tmpl w:val="5F7A2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64126"/>
    <w:multiLevelType w:val="hybridMultilevel"/>
    <w:tmpl w:val="720C9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7D6166"/>
    <w:multiLevelType w:val="hybridMultilevel"/>
    <w:tmpl w:val="C846B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AA7104"/>
    <w:multiLevelType w:val="hybridMultilevel"/>
    <w:tmpl w:val="F5044D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F94BB8"/>
    <w:multiLevelType w:val="hybridMultilevel"/>
    <w:tmpl w:val="48846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4884661">
    <w:abstractNumId w:val="4"/>
  </w:num>
  <w:num w:numId="2" w16cid:durableId="697586198">
    <w:abstractNumId w:val="0"/>
  </w:num>
  <w:num w:numId="3" w16cid:durableId="2044480219">
    <w:abstractNumId w:val="2"/>
  </w:num>
  <w:num w:numId="4" w16cid:durableId="14335539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44046145">
    <w:abstractNumId w:val="1"/>
  </w:num>
  <w:num w:numId="6" w16cid:durableId="642271117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ui Ko">
    <w15:presenceInfo w15:providerId="AD" w15:userId="S::jko@iselabs.com::1da37ed1-c205-408f-a89f-c1a413a1490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1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7A6"/>
    <w:rsid w:val="00001BE8"/>
    <w:rsid w:val="000021C8"/>
    <w:rsid w:val="000032F3"/>
    <w:rsid w:val="000058FE"/>
    <w:rsid w:val="0001117E"/>
    <w:rsid w:val="00011D98"/>
    <w:rsid w:val="000124F4"/>
    <w:rsid w:val="00015555"/>
    <w:rsid w:val="0001690A"/>
    <w:rsid w:val="00020155"/>
    <w:rsid w:val="00020F0C"/>
    <w:rsid w:val="00022461"/>
    <w:rsid w:val="000249F5"/>
    <w:rsid w:val="000306F5"/>
    <w:rsid w:val="00034DD2"/>
    <w:rsid w:val="000464B8"/>
    <w:rsid w:val="000565D8"/>
    <w:rsid w:val="0006352A"/>
    <w:rsid w:val="0007288A"/>
    <w:rsid w:val="00084BC7"/>
    <w:rsid w:val="0008545D"/>
    <w:rsid w:val="000873CD"/>
    <w:rsid w:val="000A0B17"/>
    <w:rsid w:val="000A1E8E"/>
    <w:rsid w:val="000A36EC"/>
    <w:rsid w:val="000A5F00"/>
    <w:rsid w:val="000A6F0E"/>
    <w:rsid w:val="000B0C55"/>
    <w:rsid w:val="000B0D2A"/>
    <w:rsid w:val="000B2AFB"/>
    <w:rsid w:val="000B7CF7"/>
    <w:rsid w:val="000C0451"/>
    <w:rsid w:val="000C2DA2"/>
    <w:rsid w:val="000C5B8F"/>
    <w:rsid w:val="000C7F7C"/>
    <w:rsid w:val="000D405B"/>
    <w:rsid w:val="000D4B01"/>
    <w:rsid w:val="000D7324"/>
    <w:rsid w:val="000E18A2"/>
    <w:rsid w:val="000E1998"/>
    <w:rsid w:val="000E1EA3"/>
    <w:rsid w:val="000E4222"/>
    <w:rsid w:val="000E7B2C"/>
    <w:rsid w:val="001039C4"/>
    <w:rsid w:val="00104A7C"/>
    <w:rsid w:val="00111806"/>
    <w:rsid w:val="001156DD"/>
    <w:rsid w:val="00140480"/>
    <w:rsid w:val="00142CBF"/>
    <w:rsid w:val="00144310"/>
    <w:rsid w:val="001459AE"/>
    <w:rsid w:val="0015704E"/>
    <w:rsid w:val="00160364"/>
    <w:rsid w:val="00161EAF"/>
    <w:rsid w:val="00162657"/>
    <w:rsid w:val="00163D6E"/>
    <w:rsid w:val="00172346"/>
    <w:rsid w:val="0018274E"/>
    <w:rsid w:val="00182818"/>
    <w:rsid w:val="00182DD5"/>
    <w:rsid w:val="001A0C80"/>
    <w:rsid w:val="001A555A"/>
    <w:rsid w:val="001A77CC"/>
    <w:rsid w:val="001B0C96"/>
    <w:rsid w:val="001C27B7"/>
    <w:rsid w:val="001C4B7C"/>
    <w:rsid w:val="001D3804"/>
    <w:rsid w:val="001E206B"/>
    <w:rsid w:val="001E5E0C"/>
    <w:rsid w:val="001E7D7F"/>
    <w:rsid w:val="00204559"/>
    <w:rsid w:val="0021433A"/>
    <w:rsid w:val="00237236"/>
    <w:rsid w:val="0024200C"/>
    <w:rsid w:val="0024776A"/>
    <w:rsid w:val="002531D9"/>
    <w:rsid w:val="0025700C"/>
    <w:rsid w:val="00261921"/>
    <w:rsid w:val="00263FAA"/>
    <w:rsid w:val="00281E1D"/>
    <w:rsid w:val="002829E7"/>
    <w:rsid w:val="0028464B"/>
    <w:rsid w:val="00285B85"/>
    <w:rsid w:val="00290A95"/>
    <w:rsid w:val="0029778E"/>
    <w:rsid w:val="002A14A9"/>
    <w:rsid w:val="002A54FE"/>
    <w:rsid w:val="002A7062"/>
    <w:rsid w:val="002B2595"/>
    <w:rsid w:val="002C4FB6"/>
    <w:rsid w:val="002D4A67"/>
    <w:rsid w:val="002D59B0"/>
    <w:rsid w:val="002E1A66"/>
    <w:rsid w:val="002E4251"/>
    <w:rsid w:val="002E59F9"/>
    <w:rsid w:val="002F057F"/>
    <w:rsid w:val="002F1457"/>
    <w:rsid w:val="002F29D1"/>
    <w:rsid w:val="002F302B"/>
    <w:rsid w:val="002F652C"/>
    <w:rsid w:val="003019C9"/>
    <w:rsid w:val="00301ED0"/>
    <w:rsid w:val="00302768"/>
    <w:rsid w:val="0030474E"/>
    <w:rsid w:val="00305A91"/>
    <w:rsid w:val="0031318E"/>
    <w:rsid w:val="003145D7"/>
    <w:rsid w:val="003174B8"/>
    <w:rsid w:val="003251F3"/>
    <w:rsid w:val="00335789"/>
    <w:rsid w:val="003440E5"/>
    <w:rsid w:val="003464AE"/>
    <w:rsid w:val="00351CE4"/>
    <w:rsid w:val="00360AAC"/>
    <w:rsid w:val="00363398"/>
    <w:rsid w:val="00365DDB"/>
    <w:rsid w:val="00375BA7"/>
    <w:rsid w:val="00381563"/>
    <w:rsid w:val="003815F5"/>
    <w:rsid w:val="003840E8"/>
    <w:rsid w:val="003919B4"/>
    <w:rsid w:val="0039583F"/>
    <w:rsid w:val="00395E49"/>
    <w:rsid w:val="003A58F1"/>
    <w:rsid w:val="003C3040"/>
    <w:rsid w:val="003C6537"/>
    <w:rsid w:val="003D4FCE"/>
    <w:rsid w:val="003D7581"/>
    <w:rsid w:val="003D7B82"/>
    <w:rsid w:val="003E0AA2"/>
    <w:rsid w:val="003F0FA9"/>
    <w:rsid w:val="003F51EF"/>
    <w:rsid w:val="004032BA"/>
    <w:rsid w:val="004041AB"/>
    <w:rsid w:val="004065BA"/>
    <w:rsid w:val="00406A88"/>
    <w:rsid w:val="004138EE"/>
    <w:rsid w:val="00417383"/>
    <w:rsid w:val="0042269B"/>
    <w:rsid w:val="00422CE2"/>
    <w:rsid w:val="00425BFD"/>
    <w:rsid w:val="004339C9"/>
    <w:rsid w:val="004360A8"/>
    <w:rsid w:val="00447621"/>
    <w:rsid w:val="0047123C"/>
    <w:rsid w:val="004765B4"/>
    <w:rsid w:val="0048041D"/>
    <w:rsid w:val="0048443F"/>
    <w:rsid w:val="00487402"/>
    <w:rsid w:val="004945D9"/>
    <w:rsid w:val="00496DD2"/>
    <w:rsid w:val="004A1944"/>
    <w:rsid w:val="004A34BE"/>
    <w:rsid w:val="004B2ED5"/>
    <w:rsid w:val="004C22CD"/>
    <w:rsid w:val="004C2FDB"/>
    <w:rsid w:val="004C34F6"/>
    <w:rsid w:val="004D0258"/>
    <w:rsid w:val="004D1F37"/>
    <w:rsid w:val="004D37E3"/>
    <w:rsid w:val="004E2B2C"/>
    <w:rsid w:val="004F3EC9"/>
    <w:rsid w:val="00501946"/>
    <w:rsid w:val="005060C4"/>
    <w:rsid w:val="00506223"/>
    <w:rsid w:val="0051268E"/>
    <w:rsid w:val="0052039A"/>
    <w:rsid w:val="005242EE"/>
    <w:rsid w:val="005244E3"/>
    <w:rsid w:val="00540C03"/>
    <w:rsid w:val="005411E9"/>
    <w:rsid w:val="00541AF0"/>
    <w:rsid w:val="00543281"/>
    <w:rsid w:val="005641AF"/>
    <w:rsid w:val="00576551"/>
    <w:rsid w:val="00577F0F"/>
    <w:rsid w:val="00586782"/>
    <w:rsid w:val="00595492"/>
    <w:rsid w:val="005A0C4F"/>
    <w:rsid w:val="005A25F1"/>
    <w:rsid w:val="005A5ED1"/>
    <w:rsid w:val="005B609A"/>
    <w:rsid w:val="005C0FF5"/>
    <w:rsid w:val="005C3246"/>
    <w:rsid w:val="005D42B6"/>
    <w:rsid w:val="005E0BB6"/>
    <w:rsid w:val="005E4ADF"/>
    <w:rsid w:val="005E7CCE"/>
    <w:rsid w:val="005F5363"/>
    <w:rsid w:val="005F60A6"/>
    <w:rsid w:val="005F6214"/>
    <w:rsid w:val="00600E3D"/>
    <w:rsid w:val="006033FD"/>
    <w:rsid w:val="00607831"/>
    <w:rsid w:val="0061008A"/>
    <w:rsid w:val="006126CD"/>
    <w:rsid w:val="00615078"/>
    <w:rsid w:val="00621AFA"/>
    <w:rsid w:val="006225AA"/>
    <w:rsid w:val="006265D9"/>
    <w:rsid w:val="00627BB9"/>
    <w:rsid w:val="00640FD6"/>
    <w:rsid w:val="00653A24"/>
    <w:rsid w:val="006616DA"/>
    <w:rsid w:val="00667977"/>
    <w:rsid w:val="00670A54"/>
    <w:rsid w:val="00675527"/>
    <w:rsid w:val="00677444"/>
    <w:rsid w:val="0068056D"/>
    <w:rsid w:val="006817BE"/>
    <w:rsid w:val="006A28EB"/>
    <w:rsid w:val="006A3455"/>
    <w:rsid w:val="006A6302"/>
    <w:rsid w:val="006B41B6"/>
    <w:rsid w:val="006B5527"/>
    <w:rsid w:val="006C4854"/>
    <w:rsid w:val="006D118B"/>
    <w:rsid w:val="006D1688"/>
    <w:rsid w:val="006D63B7"/>
    <w:rsid w:val="006E11FE"/>
    <w:rsid w:val="006E5D48"/>
    <w:rsid w:val="006F3765"/>
    <w:rsid w:val="006F3863"/>
    <w:rsid w:val="007004DC"/>
    <w:rsid w:val="0071554C"/>
    <w:rsid w:val="00720E70"/>
    <w:rsid w:val="0072502E"/>
    <w:rsid w:val="007272A9"/>
    <w:rsid w:val="00732C89"/>
    <w:rsid w:val="007439FB"/>
    <w:rsid w:val="00745F1A"/>
    <w:rsid w:val="00757E2F"/>
    <w:rsid w:val="00762345"/>
    <w:rsid w:val="00770C12"/>
    <w:rsid w:val="007762EA"/>
    <w:rsid w:val="00777A40"/>
    <w:rsid w:val="00785DDB"/>
    <w:rsid w:val="00787996"/>
    <w:rsid w:val="0079297B"/>
    <w:rsid w:val="007946B7"/>
    <w:rsid w:val="00794AC5"/>
    <w:rsid w:val="00796649"/>
    <w:rsid w:val="00796F4B"/>
    <w:rsid w:val="007970CE"/>
    <w:rsid w:val="007B1509"/>
    <w:rsid w:val="007B6E8B"/>
    <w:rsid w:val="007C5806"/>
    <w:rsid w:val="007C5AE4"/>
    <w:rsid w:val="007D7300"/>
    <w:rsid w:val="007E61CC"/>
    <w:rsid w:val="007F235E"/>
    <w:rsid w:val="007F30C2"/>
    <w:rsid w:val="00800904"/>
    <w:rsid w:val="00810C9F"/>
    <w:rsid w:val="00813D43"/>
    <w:rsid w:val="00827A53"/>
    <w:rsid w:val="00833123"/>
    <w:rsid w:val="00835E98"/>
    <w:rsid w:val="00837388"/>
    <w:rsid w:val="008421C1"/>
    <w:rsid w:val="00847D44"/>
    <w:rsid w:val="00851E34"/>
    <w:rsid w:val="00854820"/>
    <w:rsid w:val="00862858"/>
    <w:rsid w:val="00864A0D"/>
    <w:rsid w:val="00875D98"/>
    <w:rsid w:val="00876ED5"/>
    <w:rsid w:val="00877AB4"/>
    <w:rsid w:val="0088099C"/>
    <w:rsid w:val="008908C6"/>
    <w:rsid w:val="00892B44"/>
    <w:rsid w:val="00892D7F"/>
    <w:rsid w:val="008A3614"/>
    <w:rsid w:val="008A3CC2"/>
    <w:rsid w:val="008A6037"/>
    <w:rsid w:val="008A7096"/>
    <w:rsid w:val="008C0CB0"/>
    <w:rsid w:val="008C1FC6"/>
    <w:rsid w:val="008C2A21"/>
    <w:rsid w:val="008C2A8C"/>
    <w:rsid w:val="008D03F7"/>
    <w:rsid w:val="008D181B"/>
    <w:rsid w:val="008D2C2C"/>
    <w:rsid w:val="008D4567"/>
    <w:rsid w:val="008D6594"/>
    <w:rsid w:val="008E5574"/>
    <w:rsid w:val="008E6323"/>
    <w:rsid w:val="008F013F"/>
    <w:rsid w:val="008F69A9"/>
    <w:rsid w:val="00900FA0"/>
    <w:rsid w:val="00910EC8"/>
    <w:rsid w:val="00915763"/>
    <w:rsid w:val="009210BB"/>
    <w:rsid w:val="00921573"/>
    <w:rsid w:val="00923367"/>
    <w:rsid w:val="009237C8"/>
    <w:rsid w:val="009362D4"/>
    <w:rsid w:val="009363C3"/>
    <w:rsid w:val="00941A77"/>
    <w:rsid w:val="00941D04"/>
    <w:rsid w:val="009425F7"/>
    <w:rsid w:val="0094289C"/>
    <w:rsid w:val="009459B1"/>
    <w:rsid w:val="00945D81"/>
    <w:rsid w:val="00952868"/>
    <w:rsid w:val="00956E2B"/>
    <w:rsid w:val="00957A14"/>
    <w:rsid w:val="0096512E"/>
    <w:rsid w:val="00966C87"/>
    <w:rsid w:val="00971159"/>
    <w:rsid w:val="00972032"/>
    <w:rsid w:val="0098144A"/>
    <w:rsid w:val="00987C41"/>
    <w:rsid w:val="009A05EF"/>
    <w:rsid w:val="009A5EE8"/>
    <w:rsid w:val="009A63ED"/>
    <w:rsid w:val="009B1D3D"/>
    <w:rsid w:val="009B20C7"/>
    <w:rsid w:val="009C55E9"/>
    <w:rsid w:val="009C6EE1"/>
    <w:rsid w:val="009C786A"/>
    <w:rsid w:val="009D0F50"/>
    <w:rsid w:val="009D621D"/>
    <w:rsid w:val="009F0EAF"/>
    <w:rsid w:val="00A013B9"/>
    <w:rsid w:val="00A044C8"/>
    <w:rsid w:val="00A04B68"/>
    <w:rsid w:val="00A0597A"/>
    <w:rsid w:val="00A06F9C"/>
    <w:rsid w:val="00A07682"/>
    <w:rsid w:val="00A12897"/>
    <w:rsid w:val="00A2037E"/>
    <w:rsid w:val="00A24A91"/>
    <w:rsid w:val="00A25FB8"/>
    <w:rsid w:val="00A26576"/>
    <w:rsid w:val="00A33146"/>
    <w:rsid w:val="00A42755"/>
    <w:rsid w:val="00A42B04"/>
    <w:rsid w:val="00A43EDF"/>
    <w:rsid w:val="00A5080A"/>
    <w:rsid w:val="00A50D7E"/>
    <w:rsid w:val="00A51E61"/>
    <w:rsid w:val="00A535E4"/>
    <w:rsid w:val="00A55198"/>
    <w:rsid w:val="00A7178E"/>
    <w:rsid w:val="00A71B9C"/>
    <w:rsid w:val="00A73D7B"/>
    <w:rsid w:val="00A77AD7"/>
    <w:rsid w:val="00A80ECE"/>
    <w:rsid w:val="00A871F5"/>
    <w:rsid w:val="00A90131"/>
    <w:rsid w:val="00A96277"/>
    <w:rsid w:val="00AA1DA5"/>
    <w:rsid w:val="00AA347E"/>
    <w:rsid w:val="00AA6CCC"/>
    <w:rsid w:val="00AA736C"/>
    <w:rsid w:val="00AB786F"/>
    <w:rsid w:val="00AD47E0"/>
    <w:rsid w:val="00AD4C5A"/>
    <w:rsid w:val="00AE5FEE"/>
    <w:rsid w:val="00AF0F82"/>
    <w:rsid w:val="00AF4E97"/>
    <w:rsid w:val="00B001B5"/>
    <w:rsid w:val="00B00E52"/>
    <w:rsid w:val="00B03977"/>
    <w:rsid w:val="00B34379"/>
    <w:rsid w:val="00B3727A"/>
    <w:rsid w:val="00B4294B"/>
    <w:rsid w:val="00B470A4"/>
    <w:rsid w:val="00B47272"/>
    <w:rsid w:val="00B50409"/>
    <w:rsid w:val="00B53BC6"/>
    <w:rsid w:val="00B57003"/>
    <w:rsid w:val="00B65E7C"/>
    <w:rsid w:val="00B66C6E"/>
    <w:rsid w:val="00B70B0B"/>
    <w:rsid w:val="00B77275"/>
    <w:rsid w:val="00B83010"/>
    <w:rsid w:val="00B8570B"/>
    <w:rsid w:val="00B92516"/>
    <w:rsid w:val="00B950DE"/>
    <w:rsid w:val="00B9585D"/>
    <w:rsid w:val="00B95A8A"/>
    <w:rsid w:val="00B9712A"/>
    <w:rsid w:val="00BA18E0"/>
    <w:rsid w:val="00BC0A71"/>
    <w:rsid w:val="00BC1E5D"/>
    <w:rsid w:val="00BC48AD"/>
    <w:rsid w:val="00BD04B9"/>
    <w:rsid w:val="00BD3587"/>
    <w:rsid w:val="00BD5CE8"/>
    <w:rsid w:val="00BD655F"/>
    <w:rsid w:val="00BE08F6"/>
    <w:rsid w:val="00BE230B"/>
    <w:rsid w:val="00BF2391"/>
    <w:rsid w:val="00BF4A99"/>
    <w:rsid w:val="00BF5627"/>
    <w:rsid w:val="00BF6071"/>
    <w:rsid w:val="00C0015E"/>
    <w:rsid w:val="00C010C6"/>
    <w:rsid w:val="00C029B1"/>
    <w:rsid w:val="00C03C02"/>
    <w:rsid w:val="00C05B45"/>
    <w:rsid w:val="00C12EEF"/>
    <w:rsid w:val="00C137A6"/>
    <w:rsid w:val="00C13E49"/>
    <w:rsid w:val="00C16DE6"/>
    <w:rsid w:val="00C21C19"/>
    <w:rsid w:val="00C2490A"/>
    <w:rsid w:val="00C31987"/>
    <w:rsid w:val="00C50F3C"/>
    <w:rsid w:val="00C51BC4"/>
    <w:rsid w:val="00C524D5"/>
    <w:rsid w:val="00C53607"/>
    <w:rsid w:val="00C548C8"/>
    <w:rsid w:val="00C55402"/>
    <w:rsid w:val="00C55DD1"/>
    <w:rsid w:val="00C560FC"/>
    <w:rsid w:val="00C62721"/>
    <w:rsid w:val="00C63346"/>
    <w:rsid w:val="00C65C44"/>
    <w:rsid w:val="00C74A0C"/>
    <w:rsid w:val="00C8163E"/>
    <w:rsid w:val="00C91D12"/>
    <w:rsid w:val="00C92249"/>
    <w:rsid w:val="00C944FC"/>
    <w:rsid w:val="00CA1B43"/>
    <w:rsid w:val="00CA4EE4"/>
    <w:rsid w:val="00CB0F0D"/>
    <w:rsid w:val="00CC1515"/>
    <w:rsid w:val="00CC4298"/>
    <w:rsid w:val="00CC7DB9"/>
    <w:rsid w:val="00CD5382"/>
    <w:rsid w:val="00CD7E9B"/>
    <w:rsid w:val="00CE173D"/>
    <w:rsid w:val="00CE47CC"/>
    <w:rsid w:val="00CE5446"/>
    <w:rsid w:val="00CF7CC7"/>
    <w:rsid w:val="00D022AA"/>
    <w:rsid w:val="00D03995"/>
    <w:rsid w:val="00D12D31"/>
    <w:rsid w:val="00D15FE5"/>
    <w:rsid w:val="00D16901"/>
    <w:rsid w:val="00D23F99"/>
    <w:rsid w:val="00D25689"/>
    <w:rsid w:val="00D47E72"/>
    <w:rsid w:val="00D517DD"/>
    <w:rsid w:val="00D51B03"/>
    <w:rsid w:val="00D65941"/>
    <w:rsid w:val="00D709AA"/>
    <w:rsid w:val="00D71101"/>
    <w:rsid w:val="00D724FD"/>
    <w:rsid w:val="00D74BA3"/>
    <w:rsid w:val="00D9256C"/>
    <w:rsid w:val="00D94613"/>
    <w:rsid w:val="00DA11FC"/>
    <w:rsid w:val="00DA635C"/>
    <w:rsid w:val="00DB0034"/>
    <w:rsid w:val="00DB299A"/>
    <w:rsid w:val="00DB3F8C"/>
    <w:rsid w:val="00DC393D"/>
    <w:rsid w:val="00DC4370"/>
    <w:rsid w:val="00DC4C22"/>
    <w:rsid w:val="00DD5A09"/>
    <w:rsid w:val="00DD6D6F"/>
    <w:rsid w:val="00DD6FE7"/>
    <w:rsid w:val="00DE4ABF"/>
    <w:rsid w:val="00DE67C6"/>
    <w:rsid w:val="00DE6D8B"/>
    <w:rsid w:val="00DF3509"/>
    <w:rsid w:val="00DF5922"/>
    <w:rsid w:val="00E017D5"/>
    <w:rsid w:val="00E02E36"/>
    <w:rsid w:val="00E0343F"/>
    <w:rsid w:val="00E03B36"/>
    <w:rsid w:val="00E03FE6"/>
    <w:rsid w:val="00E05091"/>
    <w:rsid w:val="00E07014"/>
    <w:rsid w:val="00E073FC"/>
    <w:rsid w:val="00E20681"/>
    <w:rsid w:val="00E215B0"/>
    <w:rsid w:val="00E25A70"/>
    <w:rsid w:val="00E2716F"/>
    <w:rsid w:val="00E27A55"/>
    <w:rsid w:val="00E31CEF"/>
    <w:rsid w:val="00E32858"/>
    <w:rsid w:val="00E43FB7"/>
    <w:rsid w:val="00E60AEE"/>
    <w:rsid w:val="00E6288F"/>
    <w:rsid w:val="00E709E5"/>
    <w:rsid w:val="00E77576"/>
    <w:rsid w:val="00E80472"/>
    <w:rsid w:val="00E811AE"/>
    <w:rsid w:val="00E84E3B"/>
    <w:rsid w:val="00E86D65"/>
    <w:rsid w:val="00E86EBD"/>
    <w:rsid w:val="00E94F89"/>
    <w:rsid w:val="00EA3294"/>
    <w:rsid w:val="00EA5E17"/>
    <w:rsid w:val="00EA6E24"/>
    <w:rsid w:val="00EB0512"/>
    <w:rsid w:val="00EB1A77"/>
    <w:rsid w:val="00ED7483"/>
    <w:rsid w:val="00EE18AC"/>
    <w:rsid w:val="00EE3BAB"/>
    <w:rsid w:val="00EE4531"/>
    <w:rsid w:val="00EF0108"/>
    <w:rsid w:val="00EF1C41"/>
    <w:rsid w:val="00EF29C5"/>
    <w:rsid w:val="00EF6387"/>
    <w:rsid w:val="00F06068"/>
    <w:rsid w:val="00F06186"/>
    <w:rsid w:val="00F11C50"/>
    <w:rsid w:val="00F12D5F"/>
    <w:rsid w:val="00F134D2"/>
    <w:rsid w:val="00F15008"/>
    <w:rsid w:val="00F15A1C"/>
    <w:rsid w:val="00F22D33"/>
    <w:rsid w:val="00F24B26"/>
    <w:rsid w:val="00F2704F"/>
    <w:rsid w:val="00F3374E"/>
    <w:rsid w:val="00F46900"/>
    <w:rsid w:val="00F4714A"/>
    <w:rsid w:val="00F53301"/>
    <w:rsid w:val="00F636F6"/>
    <w:rsid w:val="00F832C2"/>
    <w:rsid w:val="00F876C1"/>
    <w:rsid w:val="00F9026E"/>
    <w:rsid w:val="00F92480"/>
    <w:rsid w:val="00FA3A4B"/>
    <w:rsid w:val="00FA4D3E"/>
    <w:rsid w:val="00FA7043"/>
    <w:rsid w:val="00FB190C"/>
    <w:rsid w:val="00FC0771"/>
    <w:rsid w:val="00FC093D"/>
    <w:rsid w:val="00FD0136"/>
    <w:rsid w:val="00FD1FB3"/>
    <w:rsid w:val="00FD6D0D"/>
    <w:rsid w:val="00FD7775"/>
    <w:rsid w:val="00FD7E5F"/>
    <w:rsid w:val="00FE0BEA"/>
    <w:rsid w:val="00FF02B6"/>
    <w:rsid w:val="00FF0755"/>
    <w:rsid w:val="00FF53EE"/>
    <w:rsid w:val="00FF663E"/>
    <w:rsid w:val="028186FA"/>
    <w:rsid w:val="0450A40A"/>
    <w:rsid w:val="046939F3"/>
    <w:rsid w:val="06F810D2"/>
    <w:rsid w:val="07956898"/>
    <w:rsid w:val="07D15538"/>
    <w:rsid w:val="0A86E8A3"/>
    <w:rsid w:val="0B667CD3"/>
    <w:rsid w:val="0BB20602"/>
    <w:rsid w:val="0C7DEFF7"/>
    <w:rsid w:val="0CA4C65B"/>
    <w:rsid w:val="0DE3D931"/>
    <w:rsid w:val="0EF1E5EA"/>
    <w:rsid w:val="115F0F21"/>
    <w:rsid w:val="1367E9BB"/>
    <w:rsid w:val="1496AFE3"/>
    <w:rsid w:val="14B3E003"/>
    <w:rsid w:val="160BA9E0"/>
    <w:rsid w:val="19288416"/>
    <w:rsid w:val="1B2B025E"/>
    <w:rsid w:val="1BB802A2"/>
    <w:rsid w:val="1C3354AC"/>
    <w:rsid w:val="1D101FCC"/>
    <w:rsid w:val="1E25B641"/>
    <w:rsid w:val="1EABF02D"/>
    <w:rsid w:val="210C7C80"/>
    <w:rsid w:val="21F3C775"/>
    <w:rsid w:val="2695E272"/>
    <w:rsid w:val="2786A15E"/>
    <w:rsid w:val="288757D9"/>
    <w:rsid w:val="2A1F4A84"/>
    <w:rsid w:val="2B005BFA"/>
    <w:rsid w:val="2B0B4B11"/>
    <w:rsid w:val="2C0FD824"/>
    <w:rsid w:val="2CD667BF"/>
    <w:rsid w:val="2CDD30CF"/>
    <w:rsid w:val="2D0D1B39"/>
    <w:rsid w:val="2D3F025A"/>
    <w:rsid w:val="2E17E150"/>
    <w:rsid w:val="2F93666C"/>
    <w:rsid w:val="3044BBFB"/>
    <w:rsid w:val="328C8D06"/>
    <w:rsid w:val="337C5CBD"/>
    <w:rsid w:val="35F9FCD0"/>
    <w:rsid w:val="379BFB9A"/>
    <w:rsid w:val="3DB09178"/>
    <w:rsid w:val="3F658A36"/>
    <w:rsid w:val="41B7BC98"/>
    <w:rsid w:val="441FD2FC"/>
    <w:rsid w:val="44FC7E70"/>
    <w:rsid w:val="46CC4DD9"/>
    <w:rsid w:val="475773BE"/>
    <w:rsid w:val="48564271"/>
    <w:rsid w:val="48D68672"/>
    <w:rsid w:val="49F37524"/>
    <w:rsid w:val="4AA074A4"/>
    <w:rsid w:val="4CD51D5E"/>
    <w:rsid w:val="4D6BEFF5"/>
    <w:rsid w:val="4D7D9BC4"/>
    <w:rsid w:val="4F6285A3"/>
    <w:rsid w:val="50BCB914"/>
    <w:rsid w:val="51008113"/>
    <w:rsid w:val="52588975"/>
    <w:rsid w:val="52E20A50"/>
    <w:rsid w:val="536D2278"/>
    <w:rsid w:val="5510915C"/>
    <w:rsid w:val="571D833F"/>
    <w:rsid w:val="5767C5A6"/>
    <w:rsid w:val="58D847EC"/>
    <w:rsid w:val="5A1F3C1E"/>
    <w:rsid w:val="5BE93D2B"/>
    <w:rsid w:val="5C89EE79"/>
    <w:rsid w:val="5E0A62F1"/>
    <w:rsid w:val="6084C5F1"/>
    <w:rsid w:val="61912DD5"/>
    <w:rsid w:val="61EF1464"/>
    <w:rsid w:val="6222A288"/>
    <w:rsid w:val="650DBF9A"/>
    <w:rsid w:val="6756A3DA"/>
    <w:rsid w:val="6847AE41"/>
    <w:rsid w:val="69A5412B"/>
    <w:rsid w:val="6B07618B"/>
    <w:rsid w:val="6B821600"/>
    <w:rsid w:val="6D3A4303"/>
    <w:rsid w:val="6DA1C33E"/>
    <w:rsid w:val="6F99B68A"/>
    <w:rsid w:val="700044E7"/>
    <w:rsid w:val="712F2E33"/>
    <w:rsid w:val="71647A42"/>
    <w:rsid w:val="73D26368"/>
    <w:rsid w:val="749EE201"/>
    <w:rsid w:val="7683D94C"/>
    <w:rsid w:val="797A5412"/>
    <w:rsid w:val="7AA3234C"/>
    <w:rsid w:val="7AF73F4B"/>
    <w:rsid w:val="7BB407FA"/>
    <w:rsid w:val="7BC266F9"/>
    <w:rsid w:val="7E33432E"/>
    <w:rsid w:val="7EACA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07AEA495"/>
  <w15:chartTrackingRefBased/>
  <w15:docId w15:val="{025E412D-C13E-4AE3-8F9B-432A82AEC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zh-TW"/>
    </w:rPr>
  </w:style>
  <w:style w:type="paragraph" w:styleId="Heading1">
    <w:name w:val="heading 1"/>
    <w:basedOn w:val="Normal"/>
    <w:next w:val="Normal"/>
    <w:qFormat/>
    <w:rsid w:val="00B50409"/>
    <w:pPr>
      <w:keepNext/>
      <w:jc w:val="right"/>
      <w:outlineLvl w:val="0"/>
    </w:pPr>
    <w:rPr>
      <w:rFonts w:eastAsia="Arial Unicode MS"/>
      <w:b/>
      <w:bCs/>
      <w:sz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rsid w:val="00E20681"/>
    <w:pPr>
      <w:spacing w:after="120"/>
      <w:ind w:left="1440" w:right="1440"/>
    </w:pPr>
    <w:rPr>
      <w:rFonts w:eastAsia="Times New Roman"/>
      <w:lang w:eastAsia="en-US"/>
    </w:rPr>
  </w:style>
  <w:style w:type="table" w:styleId="TableGrid">
    <w:name w:val="Table Grid"/>
    <w:basedOn w:val="TableNormal"/>
    <w:rsid w:val="008A3C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B50409"/>
    <w:pPr>
      <w:tabs>
        <w:tab w:val="center" w:pos="4320"/>
        <w:tab w:val="right" w:pos="8640"/>
      </w:tabs>
    </w:pPr>
    <w:rPr>
      <w:rFonts w:eastAsia="SimSun"/>
      <w:lang w:eastAsia="en-US"/>
    </w:rPr>
  </w:style>
  <w:style w:type="character" w:customStyle="1" w:styleId="HeaderChar">
    <w:name w:val="Header Char"/>
    <w:link w:val="Header"/>
    <w:semiHidden/>
    <w:locked/>
    <w:rsid w:val="00B50409"/>
    <w:rPr>
      <w:rFonts w:eastAsia="SimSun"/>
      <w:sz w:val="24"/>
      <w:szCs w:val="24"/>
      <w:lang w:val="en-US" w:eastAsia="en-US" w:bidi="ar-SA"/>
    </w:rPr>
  </w:style>
  <w:style w:type="paragraph" w:styleId="Footer">
    <w:name w:val="footer"/>
    <w:basedOn w:val="Normal"/>
    <w:rsid w:val="00B50409"/>
    <w:pPr>
      <w:tabs>
        <w:tab w:val="center" w:pos="4320"/>
        <w:tab w:val="right" w:pos="8640"/>
      </w:tabs>
    </w:pPr>
  </w:style>
  <w:style w:type="paragraph" w:styleId="Caption">
    <w:name w:val="caption"/>
    <w:basedOn w:val="Normal"/>
    <w:next w:val="Normal"/>
    <w:qFormat/>
    <w:rsid w:val="00B50409"/>
    <w:rPr>
      <w:rFonts w:eastAsia="SimSun"/>
      <w:b/>
      <w:bCs/>
      <w:lang w:eastAsia="en-US"/>
    </w:rPr>
  </w:style>
  <w:style w:type="paragraph" w:styleId="NormalWeb">
    <w:name w:val="Normal (Web)"/>
    <w:basedOn w:val="Normal"/>
    <w:uiPriority w:val="99"/>
    <w:unhideWhenUsed/>
    <w:rsid w:val="00301ED0"/>
    <w:pPr>
      <w:spacing w:before="100" w:beforeAutospacing="1" w:after="100" w:afterAutospacing="1"/>
    </w:pPr>
    <w:rPr>
      <w:rFonts w:eastAsia="Times New Roman"/>
      <w:lang w:eastAsia="en-US"/>
    </w:rPr>
  </w:style>
  <w:style w:type="paragraph" w:styleId="ListParagraph">
    <w:name w:val="List Paragraph"/>
    <w:basedOn w:val="Normal"/>
    <w:uiPriority w:val="34"/>
    <w:qFormat/>
    <w:rsid w:val="00C12EEF"/>
    <w:pPr>
      <w:ind w:left="720"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2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96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17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webSettings" Target="webSettings.xml"/><Relationship Id="rId12" Type="http://schemas.openxmlformats.org/officeDocument/2006/relationships/package" Target="embeddings/Microsoft_Excel_Worksheet.xlsx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23" Type="http://schemas.openxmlformats.org/officeDocument/2006/relationships/customXml" Target="../customXml/item4.xml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CF5325997FFC4B926B6CDB6454977E" ma:contentTypeVersion="24" ma:contentTypeDescription="Create a new document." ma:contentTypeScope="" ma:versionID="2553a5f236ca4315eea549cf8889bb29">
  <xsd:schema xmlns:xsd="http://www.w3.org/2001/XMLSchema" xmlns:xs="http://www.w3.org/2001/XMLSchema" xmlns:p="http://schemas.microsoft.com/office/2006/metadata/properties" xmlns:ns1="http://schemas.microsoft.com/sharepoint/v3" xmlns:ns2="f5e0c3db-6ca4-4a83-8c0b-29a3a77c7857" xmlns:ns3="f33772c2-faab-4195-b434-02e1bcb0af3f" targetNamespace="http://schemas.microsoft.com/office/2006/metadata/properties" ma:root="true" ma:fieldsID="8ea7281e2a52be2a3f9ebe3f32ee8ee1" ns1:_="" ns2:_="" ns3:_="">
    <xsd:import namespace="http://schemas.microsoft.com/sharepoint/v3"/>
    <xsd:import namespace="f5e0c3db-6ca4-4a83-8c0b-29a3a77c7857"/>
    <xsd:import namespace="f33772c2-faab-4195-b434-02e1bcb0af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e0c3db-6ca4-4a83-8c0b-29a3a77c78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c71a8b8-1fb4-47cd-8113-1c433cb25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3772c2-faab-4195-b434-02e1bcb0af3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7ec8fc4f-450e-47b3-aa6f-951ac9a7b35e}" ma:internalName="TaxCatchAll" ma:showField="CatchAllData" ma:web="f33772c2-faab-4195-b434-02e1bcb0af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33772c2-faab-4195-b434-02e1bcb0af3f" xsi:nil="true"/>
    <lcf76f155ced4ddcb4097134ff3c332f xmlns="f5e0c3db-6ca4-4a83-8c0b-29a3a77c7857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0B2230E2-B4D8-4F46-AFD5-00FA2154B9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E7B2B40-64F7-4761-A920-0ADB56A78CE4}"/>
</file>

<file path=customXml/itemProps3.xml><?xml version="1.0" encoding="utf-8"?>
<ds:datastoreItem xmlns:ds="http://schemas.openxmlformats.org/officeDocument/2006/customXml" ds:itemID="{9597BC76-DC24-4639-A764-25EA6C66F7E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6BDF4C5-31E7-40AF-A2C3-39B306B234B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203</Words>
  <Characters>842</Characters>
  <Application>Microsoft Office Word</Application>
  <DocSecurity>0</DocSecurity>
  <Lines>40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Current:</vt:lpstr>
    </vt:vector>
  </TitlesOfParts>
  <Company>Microsoft</Company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Current:</dc:title>
  <dc:subject/>
  <dc:creator>Alex DeHaan</dc:creator>
  <cp:keywords/>
  <dc:description/>
  <cp:lastModifiedBy>Annalline Cross</cp:lastModifiedBy>
  <cp:revision>3</cp:revision>
  <cp:lastPrinted>2018-09-18T23:31:00Z</cp:lastPrinted>
  <dcterms:created xsi:type="dcterms:W3CDTF">2023-09-25T16:42:00Z</dcterms:created>
  <dcterms:modified xsi:type="dcterms:W3CDTF">2023-09-26T20:37:00Z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0x0101003ACF5325997FFC4B926B6CDB6454977E</vt:lpwstr>
  </property>
</Properties>
</file>